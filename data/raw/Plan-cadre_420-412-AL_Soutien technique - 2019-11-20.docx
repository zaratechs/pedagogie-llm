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A8380" w14:textId="70E43371" w:rsidR="006B726A" w:rsidRDefault="00665079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b/>
          <w:sz w:val="28"/>
        </w:rPr>
      </w:pPr>
      <w:r>
        <w:rPr>
          <w:rFonts w:cs="Arial"/>
          <w:noProof/>
          <w:lang w:eastAsia="fr-CA"/>
        </w:rPr>
        <w:drawing>
          <wp:inline distT="0" distB="0" distL="0" distR="0" wp14:anchorId="1E839FD0" wp14:editId="3372D92D">
            <wp:extent cx="3543300" cy="1619250"/>
            <wp:effectExtent l="0" t="0" r="0" b="0"/>
            <wp:docPr id="2" name="Image 2" descr="LOGO_CAL_noirg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CAL_noirgr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D6F4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sz w:val="28"/>
        </w:rPr>
      </w:pPr>
    </w:p>
    <w:p w14:paraId="509FC4FD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sz w:val="28"/>
        </w:rPr>
      </w:pPr>
    </w:p>
    <w:p w14:paraId="6FF299A8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sz w:val="28"/>
        </w:rPr>
      </w:pPr>
    </w:p>
    <w:p w14:paraId="6EB28317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sz w:val="28"/>
        </w:rPr>
      </w:pPr>
    </w:p>
    <w:p w14:paraId="0BE3600F" w14:textId="23BF8CFA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sz w:val="28"/>
        </w:rPr>
      </w:pPr>
      <w:r>
        <w:rPr>
          <w:b/>
          <w:sz w:val="28"/>
        </w:rPr>
        <w:t>PLAN CADRE</w:t>
      </w:r>
    </w:p>
    <w:p w14:paraId="2FF90832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713CF0A6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3E917E4D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5142E8F8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4219CDE3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16D99DCE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0CB96E15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sz w:val="32"/>
        </w:rPr>
      </w:pPr>
      <w:r>
        <w:rPr>
          <w:b/>
          <w:sz w:val="32"/>
        </w:rPr>
        <w:t>SOUTIEN TECHNIQUE</w:t>
      </w:r>
    </w:p>
    <w:p w14:paraId="05F6CCD3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  <w:r>
        <w:rPr>
          <w:b/>
        </w:rPr>
        <w:t>420-</w:t>
      </w:r>
      <w:r w:rsidR="00353B75">
        <w:rPr>
          <w:b/>
        </w:rPr>
        <w:t>412</w:t>
      </w:r>
      <w:r>
        <w:rPr>
          <w:b/>
        </w:rPr>
        <w:t>-</w:t>
      </w:r>
      <w:r w:rsidR="00353B75">
        <w:rPr>
          <w:b/>
        </w:rPr>
        <w:t>AL</w:t>
      </w:r>
    </w:p>
    <w:p w14:paraId="7E5FD48C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0C24A3AE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0CCECDBE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081091C8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472A0862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1E3C52F8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76A5DB13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  <w:r>
        <w:rPr>
          <w:b/>
        </w:rPr>
        <w:t>DIPLÔME D’ÉTUDES COLLÉGIALES</w:t>
      </w:r>
    </w:p>
    <w:p w14:paraId="31657B09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  <w:r>
        <w:rPr>
          <w:b/>
        </w:rPr>
        <w:t>TECHNIQUES DE BUREAUTIQUE</w:t>
      </w:r>
    </w:p>
    <w:p w14:paraId="11D82507" w14:textId="372755C0" w:rsidR="006B726A" w:rsidRDefault="00353B75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  <w:r>
        <w:rPr>
          <w:b/>
        </w:rPr>
        <w:t>412</w:t>
      </w:r>
      <w:r w:rsidR="006B726A">
        <w:rPr>
          <w:b/>
        </w:rPr>
        <w:t>.</w:t>
      </w:r>
      <w:del w:id="0" w:author="Patrice Brodeur" w:date="2019-02-12T13:59:00Z">
        <w:r w:rsidR="006B726A" w:rsidDel="00F15974">
          <w:rPr>
            <w:b/>
          </w:rPr>
          <w:delText>A0</w:delText>
        </w:r>
      </w:del>
      <w:ins w:id="1" w:author="Patrice Brodeur" w:date="2019-02-12T13:59:00Z">
        <w:r w:rsidR="00F15974">
          <w:rPr>
            <w:b/>
          </w:rPr>
          <w:t>AA</w:t>
        </w:r>
      </w:ins>
    </w:p>
    <w:p w14:paraId="20FE409D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751D302E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0CA1A750" w14:textId="585EC4B4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46AD0282" w14:textId="77777777" w:rsidR="00F15974" w:rsidRDefault="00F15974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19B537E1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76AC9B70" w14:textId="77777777" w:rsidR="006B726A" w:rsidRDefault="006B726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387A653E" w14:textId="6C28C3CC" w:rsidR="006B726A" w:rsidRDefault="00517A97" w:rsidP="00F15974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  <w:del w:id="2" w:author="Patrice Brodeur" w:date="2019-02-12T13:59:00Z">
        <w:r w:rsidDel="00F15974">
          <w:rPr>
            <w:b/>
          </w:rPr>
          <w:delText>8</w:delText>
        </w:r>
        <w:r w:rsidR="00FA0014" w:rsidDel="00F15974">
          <w:rPr>
            <w:b/>
          </w:rPr>
          <w:delText xml:space="preserve"> </w:delText>
        </w:r>
        <w:r w:rsidDel="00F15974">
          <w:rPr>
            <w:b/>
          </w:rPr>
          <w:delText>octobre</w:delText>
        </w:r>
        <w:r w:rsidR="006B726A" w:rsidDel="00F15974">
          <w:rPr>
            <w:b/>
          </w:rPr>
          <w:delText xml:space="preserve"> 20</w:delText>
        </w:r>
        <w:r w:rsidR="00890999" w:rsidDel="00F15974">
          <w:rPr>
            <w:b/>
          </w:rPr>
          <w:delText>14</w:delText>
        </w:r>
      </w:del>
      <w:ins w:id="3" w:author="Patrice Brodeur [2]" w:date="2019-11-21T06:31:00Z">
        <w:r w:rsidR="005E7871">
          <w:rPr>
            <w:b/>
          </w:rPr>
          <w:t>20</w:t>
        </w:r>
      </w:ins>
      <w:ins w:id="4" w:author="Patrice Brodeur" w:date="2019-02-12T13:59:00Z">
        <w:del w:id="5" w:author="Patrice Brodeur [2]" w:date="2019-11-21T06:31:00Z">
          <w:r w:rsidR="00F15974" w:rsidDel="005E7871">
            <w:rPr>
              <w:b/>
            </w:rPr>
            <w:delText>12</w:delText>
          </w:r>
        </w:del>
        <w:r w:rsidR="00F15974">
          <w:rPr>
            <w:b/>
          </w:rPr>
          <w:t xml:space="preserve"> </w:t>
        </w:r>
      </w:ins>
      <w:ins w:id="6" w:author="Patrice Brodeur [2]" w:date="2019-11-21T06:31:00Z">
        <w:r w:rsidR="005E7871">
          <w:rPr>
            <w:b/>
          </w:rPr>
          <w:t>novembre</w:t>
        </w:r>
      </w:ins>
      <w:ins w:id="7" w:author="Patrice Brodeur" w:date="2019-02-12T13:59:00Z">
        <w:del w:id="8" w:author="Patrice Brodeur [2]" w:date="2019-11-21T06:31:00Z">
          <w:r w:rsidR="00F15974" w:rsidDel="005E7871">
            <w:rPr>
              <w:b/>
            </w:rPr>
            <w:delText>février</w:delText>
          </w:r>
        </w:del>
        <w:r w:rsidR="00F15974">
          <w:rPr>
            <w:b/>
          </w:rPr>
          <w:t xml:space="preserve"> 2019</w:t>
        </w:r>
      </w:ins>
      <w:ins w:id="9" w:author="Patrice Brodeur" w:date="2019-02-14T12:05:00Z">
        <w:del w:id="10" w:author="Patrice Brodeur [2]" w:date="2019-11-21T06:31:00Z">
          <w:r w:rsidR="00457DD8" w:rsidDel="005E7871">
            <w:rPr>
              <w:b/>
            </w:rPr>
            <w:delText xml:space="preserve"> (</w:delText>
          </w:r>
          <w:r w:rsidR="00594F41" w:rsidDel="005E7871">
            <w:rPr>
              <w:b/>
            </w:rPr>
            <w:delText>en période d’essai H19)</w:delText>
          </w:r>
        </w:del>
      </w:ins>
      <w:bookmarkStart w:id="11" w:name="_GoBack"/>
      <w:bookmarkEnd w:id="11"/>
    </w:p>
    <w:p w14:paraId="5B3608C1" w14:textId="42FAC627" w:rsidR="00F15974" w:rsidRDefault="00F15974" w:rsidP="00F15974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765E72DB" w14:textId="20693B17" w:rsidR="00F15974" w:rsidRDefault="00F15974" w:rsidP="00F15974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000C9AD4" w14:textId="7E9C76B4" w:rsidR="00F15974" w:rsidRDefault="00F15974" w:rsidP="00F15974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4BECD972" w14:textId="77777777" w:rsidR="00F15974" w:rsidRDefault="00F15974" w:rsidP="00F15974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</w:rPr>
      </w:pPr>
    </w:p>
    <w:p w14:paraId="3B25FF72" w14:textId="77777777" w:rsidR="006B726A" w:rsidRDefault="006B726A">
      <w:pPr>
        <w:tabs>
          <w:tab w:val="right" w:pos="9180"/>
        </w:tabs>
        <w:jc w:val="center"/>
        <w:rPr>
          <w:b/>
          <w:sz w:val="32"/>
        </w:rPr>
      </w:pPr>
      <w:r>
        <w:br w:type="page"/>
      </w:r>
      <w:r>
        <w:rPr>
          <w:b/>
          <w:sz w:val="32"/>
        </w:rPr>
        <w:lastRenderedPageBreak/>
        <w:t>LA</w:t>
      </w:r>
      <w:r>
        <w:t xml:space="preserve"> </w:t>
      </w:r>
      <w:r>
        <w:rPr>
          <w:b/>
          <w:sz w:val="32"/>
        </w:rPr>
        <w:t>FICHE DESCRIPTIVE DE COURS</w:t>
      </w:r>
    </w:p>
    <w:p w14:paraId="79996C30" w14:textId="77777777" w:rsidR="006B726A" w:rsidRDefault="006B726A">
      <w:pPr>
        <w:tabs>
          <w:tab w:val="right" w:pos="9180"/>
        </w:tabs>
      </w:pPr>
    </w:p>
    <w:p w14:paraId="05EC560C" w14:textId="77777777" w:rsidR="006B726A" w:rsidRDefault="006B726A">
      <w:pPr>
        <w:tabs>
          <w:tab w:val="left" w:pos="2790"/>
        </w:tabs>
      </w:pPr>
    </w:p>
    <w:p w14:paraId="25C5BE8B" w14:textId="5C6F76AE" w:rsidR="006B726A" w:rsidRDefault="006B726A">
      <w:pPr>
        <w:tabs>
          <w:tab w:val="left" w:pos="2790"/>
        </w:tabs>
      </w:pPr>
      <w:r>
        <w:rPr>
          <w:b/>
        </w:rPr>
        <w:t>Titre :</w:t>
      </w:r>
      <w:r>
        <w:rPr>
          <w:b/>
        </w:rPr>
        <w:tab/>
      </w:r>
      <w:r>
        <w:t>Soutien technique</w:t>
      </w:r>
      <w:r>
        <w:tab/>
      </w:r>
    </w:p>
    <w:p w14:paraId="4D9F07F3" w14:textId="77777777" w:rsidR="006B726A" w:rsidRDefault="006B726A">
      <w:pPr>
        <w:pStyle w:val="Pieddepage"/>
        <w:tabs>
          <w:tab w:val="clear" w:pos="4703"/>
          <w:tab w:val="clear" w:pos="9406"/>
          <w:tab w:val="left" w:pos="2790"/>
        </w:tabs>
      </w:pPr>
    </w:p>
    <w:p w14:paraId="2F1C3E2B" w14:textId="77777777" w:rsidR="006B726A" w:rsidRDefault="006B726A">
      <w:pPr>
        <w:tabs>
          <w:tab w:val="left" w:pos="2790"/>
        </w:tabs>
      </w:pPr>
      <w:r>
        <w:rPr>
          <w:b/>
        </w:rPr>
        <w:t>Codification :</w:t>
      </w:r>
      <w:r>
        <w:tab/>
        <w:t>420-</w:t>
      </w:r>
      <w:r w:rsidR="00F4109A">
        <w:t>412</w:t>
      </w:r>
      <w:r>
        <w:t>-</w:t>
      </w:r>
      <w:r w:rsidR="00F4109A">
        <w:t>AL</w:t>
      </w:r>
    </w:p>
    <w:p w14:paraId="73D6E95A" w14:textId="77777777" w:rsidR="006B726A" w:rsidRDefault="006B726A">
      <w:pPr>
        <w:tabs>
          <w:tab w:val="left" w:pos="2790"/>
        </w:tabs>
      </w:pPr>
    </w:p>
    <w:p w14:paraId="4FC71FFA" w14:textId="392D8467" w:rsidR="006B726A" w:rsidRDefault="006B726A">
      <w:pPr>
        <w:tabs>
          <w:tab w:val="left" w:pos="2790"/>
        </w:tabs>
      </w:pPr>
      <w:r>
        <w:rPr>
          <w:b/>
        </w:rPr>
        <w:t>Pondération :</w:t>
      </w:r>
      <w:r>
        <w:tab/>
      </w:r>
      <w:r w:rsidR="006E2851">
        <w:t>1</w:t>
      </w:r>
      <w:r>
        <w:t>–</w:t>
      </w:r>
      <w:r w:rsidR="00F4109A">
        <w:t>3</w:t>
      </w:r>
      <w:r>
        <w:t>–</w:t>
      </w:r>
      <w:r w:rsidR="00F4109A">
        <w:t>3</w:t>
      </w:r>
    </w:p>
    <w:p w14:paraId="0046A13E" w14:textId="77777777" w:rsidR="006B726A" w:rsidRDefault="006B726A">
      <w:pPr>
        <w:tabs>
          <w:tab w:val="left" w:pos="2790"/>
        </w:tabs>
      </w:pPr>
    </w:p>
    <w:p w14:paraId="1CCBAB50" w14:textId="77777777" w:rsidR="006B726A" w:rsidRDefault="006B726A">
      <w:pPr>
        <w:tabs>
          <w:tab w:val="left" w:pos="2790"/>
        </w:tabs>
      </w:pPr>
      <w:r>
        <w:rPr>
          <w:b/>
        </w:rPr>
        <w:t>Durée :</w:t>
      </w:r>
      <w:r>
        <w:tab/>
        <w:t>60 heures</w:t>
      </w:r>
    </w:p>
    <w:p w14:paraId="3236D7A5" w14:textId="77777777" w:rsidR="006B726A" w:rsidRDefault="006B726A">
      <w:pPr>
        <w:tabs>
          <w:tab w:val="left" w:pos="2790"/>
        </w:tabs>
      </w:pPr>
    </w:p>
    <w:p w14:paraId="0C148E0D" w14:textId="5166E0AF" w:rsidR="006B726A" w:rsidRDefault="006B726A">
      <w:pPr>
        <w:tabs>
          <w:tab w:val="left" w:pos="2790"/>
        </w:tabs>
      </w:pPr>
      <w:r>
        <w:rPr>
          <w:b/>
        </w:rPr>
        <w:t>Unités :</w:t>
      </w:r>
      <w:r>
        <w:rPr>
          <w:b/>
        </w:rPr>
        <w:tab/>
      </w:r>
      <w:r>
        <w:t>2</w:t>
      </w:r>
      <w:r w:rsidR="00FA0014">
        <w:t> </w:t>
      </w:r>
      <w:r w:rsidR="00FA0014">
        <w:rPr>
          <w:rFonts w:ascii="Arial" w:hAnsi="Arial" w:cs="Arial"/>
        </w:rPr>
        <w:t>⅓</w:t>
      </w:r>
    </w:p>
    <w:p w14:paraId="187E57B4" w14:textId="77777777" w:rsidR="006B726A" w:rsidRDefault="006B726A">
      <w:pPr>
        <w:tabs>
          <w:tab w:val="left" w:pos="2790"/>
        </w:tabs>
      </w:pPr>
    </w:p>
    <w:p w14:paraId="4D12FF4E" w14:textId="569BC73E" w:rsidR="006B726A" w:rsidRDefault="006B726A">
      <w:pPr>
        <w:tabs>
          <w:tab w:val="left" w:pos="2790"/>
        </w:tabs>
      </w:pPr>
      <w:r>
        <w:rPr>
          <w:b/>
        </w:rPr>
        <w:t>Cours préalables</w:t>
      </w:r>
      <w:r>
        <w:t> :</w:t>
      </w:r>
      <w:r>
        <w:tab/>
      </w:r>
      <w:r w:rsidR="006E2851">
        <w:t>412-129-AL (Outils bureautiques)</w:t>
      </w:r>
    </w:p>
    <w:p w14:paraId="10318AAF" w14:textId="77777777" w:rsidR="006B726A" w:rsidRDefault="006B726A">
      <w:pPr>
        <w:tabs>
          <w:tab w:val="right" w:pos="9180"/>
        </w:tabs>
      </w:pPr>
    </w:p>
    <w:p w14:paraId="35442FA9" w14:textId="77777777" w:rsidR="006B726A" w:rsidRDefault="006B726A">
      <w:pPr>
        <w:pStyle w:val="Pieddepage"/>
        <w:tabs>
          <w:tab w:val="clear" w:pos="4703"/>
          <w:tab w:val="clear" w:pos="9406"/>
          <w:tab w:val="left" w:pos="4770"/>
          <w:tab w:val="left" w:pos="4860"/>
          <w:tab w:val="right" w:pos="9180"/>
        </w:tabs>
        <w:rPr>
          <w:b/>
        </w:rPr>
      </w:pPr>
      <w:r>
        <w:rPr>
          <w:b/>
        </w:rPr>
        <w:t>Ce cours couvre la compétence :</w:t>
      </w:r>
      <w:r>
        <w:rPr>
          <w:b/>
        </w:rPr>
        <w:tab/>
        <w:t>Entièrement</w:t>
      </w:r>
      <w:r>
        <w:rPr>
          <w:b/>
        </w:rPr>
        <w:tab/>
        <w:t>Partiellement</w:t>
      </w:r>
    </w:p>
    <w:p w14:paraId="76C48350" w14:textId="77777777" w:rsidR="006B726A" w:rsidRDefault="006B726A">
      <w:pPr>
        <w:tabs>
          <w:tab w:val="right" w:pos="9180"/>
        </w:tabs>
      </w:pPr>
    </w:p>
    <w:p w14:paraId="5E37CE91" w14:textId="77777777" w:rsidR="006B726A" w:rsidRDefault="006B726A">
      <w:pPr>
        <w:tabs>
          <w:tab w:val="left" w:pos="360"/>
          <w:tab w:val="left" w:pos="1440"/>
          <w:tab w:val="center" w:pos="5490"/>
          <w:tab w:val="center" w:pos="8550"/>
          <w:tab w:val="right" w:pos="9180"/>
        </w:tabs>
      </w:pPr>
      <w:r>
        <w:t>-</w:t>
      </w:r>
      <w:r>
        <w:tab/>
        <w:t>00V4</w:t>
      </w:r>
      <w:r>
        <w:tab/>
        <w:t>Assurer un soutien technique</w:t>
      </w:r>
      <w:r>
        <w:tab/>
      </w:r>
      <w:r>
        <w:rPr>
          <w:sz w:val="28"/>
        </w:rPr>
        <w:sym w:font="Wingdings" w:char="F078"/>
      </w:r>
      <w:r>
        <w:rPr>
          <w:sz w:val="28"/>
        </w:rPr>
        <w:tab/>
      </w:r>
      <w:r>
        <w:rPr>
          <w:sz w:val="28"/>
        </w:rPr>
        <w:sym w:font="Wingdings" w:char="F06F"/>
      </w:r>
    </w:p>
    <w:p w14:paraId="32637205" w14:textId="77777777" w:rsidR="006B726A" w:rsidRDefault="006B726A">
      <w:pPr>
        <w:tabs>
          <w:tab w:val="right" w:pos="9180"/>
        </w:tabs>
        <w:rPr>
          <w:sz w:val="28"/>
        </w:rPr>
      </w:pPr>
    </w:p>
    <w:p w14:paraId="794CBE94" w14:textId="77777777" w:rsidR="006B726A" w:rsidRDefault="006B726A">
      <w:pPr>
        <w:tabs>
          <w:tab w:val="right" w:pos="9180"/>
        </w:tabs>
      </w:pPr>
    </w:p>
    <w:p w14:paraId="0EFAC795" w14:textId="77777777" w:rsidR="006B726A" w:rsidRDefault="006B726A">
      <w:pPr>
        <w:tabs>
          <w:tab w:val="right" w:pos="9180"/>
        </w:tabs>
      </w:pPr>
    </w:p>
    <w:p w14:paraId="7C1FC077" w14:textId="77777777" w:rsidR="006B726A" w:rsidRDefault="006B726A">
      <w:pPr>
        <w:tabs>
          <w:tab w:val="right" w:pos="9180"/>
        </w:tabs>
      </w:pPr>
    </w:p>
    <w:p w14:paraId="3EA9B0D7" w14:textId="77777777" w:rsidR="006B726A" w:rsidRDefault="006B726A">
      <w:pPr>
        <w:tabs>
          <w:tab w:val="right" w:pos="9180"/>
        </w:tabs>
      </w:pPr>
    </w:p>
    <w:p w14:paraId="24DC466C" w14:textId="77777777" w:rsidR="006B726A" w:rsidRDefault="006B726A">
      <w:pPr>
        <w:tabs>
          <w:tab w:val="right" w:pos="9180"/>
        </w:tabs>
      </w:pPr>
    </w:p>
    <w:p w14:paraId="5A964D87" w14:textId="77777777" w:rsidR="006B726A" w:rsidRDefault="006B726A">
      <w:pPr>
        <w:tabs>
          <w:tab w:val="right" w:pos="9180"/>
        </w:tabs>
        <w:rPr>
          <w:b/>
        </w:rPr>
      </w:pPr>
      <w:r>
        <w:rPr>
          <w:b/>
        </w:rPr>
        <w:t>Type d’aménagement suggéré :</w:t>
      </w:r>
    </w:p>
    <w:p w14:paraId="2B56932B" w14:textId="77777777" w:rsidR="006B726A" w:rsidRDefault="006B726A">
      <w:pPr>
        <w:tabs>
          <w:tab w:val="right" w:pos="9180"/>
        </w:tabs>
      </w:pPr>
    </w:p>
    <w:p w14:paraId="4CA1DA68" w14:textId="012569B7" w:rsidR="006B726A" w:rsidRDefault="009C5F7E" w:rsidP="009C5F7E">
      <w:pPr>
        <w:pStyle w:val="Retraitcorpsdetexte"/>
        <w:tabs>
          <w:tab w:val="clear" w:pos="2340"/>
          <w:tab w:val="clear" w:pos="2700"/>
        </w:tabs>
        <w:ind w:left="0" w:firstLine="0"/>
        <w:jc w:val="both"/>
      </w:pPr>
      <w:commentRangeStart w:id="12"/>
      <w:r>
        <w:t xml:space="preserve">Les heures de théorie et de pratique devraient être dispensées dans un laboratoire </w:t>
      </w:r>
      <w:r w:rsidR="006B726A">
        <w:t xml:space="preserve">équipé d’ordinateurs </w:t>
      </w:r>
      <w:r w:rsidR="006E2851">
        <w:t xml:space="preserve">avec un logiciel pouvant émuler </w:t>
      </w:r>
      <w:r w:rsidR="0005787A">
        <w:t>des machines virtuelles</w:t>
      </w:r>
      <w:r w:rsidR="006E2851">
        <w:t xml:space="preserve">. Si cette solution n'est pas possible, </w:t>
      </w:r>
      <w:r>
        <w:t xml:space="preserve">toute autre solution </w:t>
      </w:r>
      <w:r w:rsidR="00F54F37">
        <w:t xml:space="preserve">simple </w:t>
      </w:r>
      <w:r>
        <w:t xml:space="preserve">permettant aux </w:t>
      </w:r>
      <w:del w:id="13" w:author="Patrice Brodeur [2]" w:date="2019-11-21T06:22:00Z">
        <w:r w:rsidR="00712460" w:rsidDel="00FC59A0">
          <w:delText>élève</w:delText>
        </w:r>
      </w:del>
      <w:ins w:id="14" w:author="Patrice Brodeur [2]" w:date="2019-11-21T06:22:00Z">
        <w:r w:rsidR="00FC59A0">
          <w:t>étudiante</w:t>
        </w:r>
      </w:ins>
      <w:r w:rsidR="00712460">
        <w:t>s</w:t>
      </w:r>
      <w:r>
        <w:t xml:space="preserve"> d’</w:t>
      </w:r>
      <w:r w:rsidR="006E2851">
        <w:t xml:space="preserve">avoir </w:t>
      </w:r>
      <w:r>
        <w:t>des droits d’administrateurs sur le</w:t>
      </w:r>
      <w:r w:rsidR="006E2851">
        <w:t xml:space="preserve">s postes de travail serait </w:t>
      </w:r>
      <w:r w:rsidR="00F54F37">
        <w:t>acceptable</w:t>
      </w:r>
      <w:r>
        <w:t>.</w:t>
      </w:r>
      <w:commentRangeEnd w:id="12"/>
      <w:r w:rsidR="00FF33E9">
        <w:rPr>
          <w:rStyle w:val="Marquedecommentaire"/>
        </w:rPr>
        <w:commentReference w:id="12"/>
      </w:r>
    </w:p>
    <w:p w14:paraId="18A0423E" w14:textId="77777777" w:rsidR="00541CA8" w:rsidRDefault="00541CA8">
      <w:r>
        <w:br w:type="page"/>
      </w:r>
    </w:p>
    <w:p w14:paraId="45E56F4E" w14:textId="77777777" w:rsidR="006B726A" w:rsidRDefault="006B726A">
      <w:pPr>
        <w:tabs>
          <w:tab w:val="right" w:pos="9180"/>
        </w:tabs>
        <w:jc w:val="center"/>
        <w:rPr>
          <w:b/>
          <w:sz w:val="32"/>
        </w:rPr>
      </w:pPr>
      <w:r>
        <w:rPr>
          <w:b/>
          <w:sz w:val="32"/>
        </w:rPr>
        <w:lastRenderedPageBreak/>
        <w:t>L’EXTRAIT DU DEVIS MINISTÉRIEL</w:t>
      </w:r>
    </w:p>
    <w:p w14:paraId="50FEA43B" w14:textId="77777777" w:rsidR="006B726A" w:rsidRDefault="006B726A">
      <w:pPr>
        <w:tabs>
          <w:tab w:val="right" w:pos="9180"/>
        </w:tabs>
      </w:pPr>
    </w:p>
    <w:p w14:paraId="1335618D" w14:textId="77777777" w:rsidR="00727B4F" w:rsidRDefault="00727B4F">
      <w:pPr>
        <w:tabs>
          <w:tab w:val="right" w:pos="9180"/>
        </w:tabs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4395"/>
        <w:gridCol w:w="4536"/>
      </w:tblGrid>
      <w:tr w:rsidR="006B726A" w:rsidRPr="00F15974" w14:paraId="79875BB0" w14:textId="77777777" w:rsidTr="00A432BB">
        <w:tc>
          <w:tcPr>
            <w:tcW w:w="8931" w:type="dxa"/>
            <w:gridSpan w:val="2"/>
            <w:shd w:val="clear" w:color="auto" w:fill="auto"/>
          </w:tcPr>
          <w:p w14:paraId="03574BE3" w14:textId="23877CB8" w:rsidR="006B726A" w:rsidRPr="00F15974" w:rsidRDefault="006B726A" w:rsidP="00F15974">
            <w:pPr>
              <w:tabs>
                <w:tab w:val="right" w:pos="9180"/>
              </w:tabs>
              <w:ind w:left="-79"/>
            </w:pPr>
            <w:r w:rsidRPr="00F15974">
              <w:rPr>
                <w:b/>
              </w:rPr>
              <w:t>CODE : 00V4</w:t>
            </w:r>
            <w:r w:rsidR="00F15974" w:rsidRPr="00F15974">
              <w:rPr>
                <w:b/>
              </w:rPr>
              <w:t xml:space="preserve"> Assurer un soutien technique</w:t>
            </w:r>
          </w:p>
        </w:tc>
      </w:tr>
      <w:tr w:rsidR="006B726A" w14:paraId="3D11EDA3" w14:textId="77777777" w:rsidTr="00A432BB">
        <w:tc>
          <w:tcPr>
            <w:tcW w:w="4395" w:type="dxa"/>
            <w:shd w:val="clear" w:color="auto" w:fill="auto"/>
          </w:tcPr>
          <w:p w14:paraId="6F2014CC" w14:textId="2FFC10BD" w:rsidR="006B726A" w:rsidRDefault="006B726A" w:rsidP="00F15974">
            <w:pPr>
              <w:pStyle w:val="Titre4"/>
            </w:pPr>
            <w:r>
              <w:t>OBJECTIF</w:t>
            </w:r>
          </w:p>
        </w:tc>
        <w:tc>
          <w:tcPr>
            <w:tcW w:w="4536" w:type="dxa"/>
            <w:shd w:val="clear" w:color="auto" w:fill="auto"/>
          </w:tcPr>
          <w:p w14:paraId="619E5B0E" w14:textId="741AFD2C" w:rsidR="006B726A" w:rsidRDefault="006B726A" w:rsidP="00F15974">
            <w:pPr>
              <w:pStyle w:val="Titre4"/>
              <w:tabs>
                <w:tab w:val="clear" w:pos="9180"/>
              </w:tabs>
            </w:pPr>
            <w:r>
              <w:t>STANDARD</w:t>
            </w:r>
          </w:p>
        </w:tc>
      </w:tr>
      <w:tr w:rsidR="006B726A" w14:paraId="119183C9" w14:textId="77777777" w:rsidTr="00A432BB">
        <w:tc>
          <w:tcPr>
            <w:tcW w:w="4395" w:type="dxa"/>
            <w:tcBorders>
              <w:bottom w:val="single" w:sz="4" w:space="0" w:color="auto"/>
            </w:tcBorders>
          </w:tcPr>
          <w:p w14:paraId="42E65889" w14:textId="77777777" w:rsidR="006B726A" w:rsidRDefault="006B726A">
            <w:pPr>
              <w:pStyle w:val="Titre2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Énoncé de la compétence</w:t>
            </w:r>
          </w:p>
          <w:p w14:paraId="008D1943" w14:textId="77777777" w:rsidR="006B726A" w:rsidRDefault="006B726A">
            <w:pPr>
              <w:spacing w:line="240" w:lineRule="exact"/>
              <w:rPr>
                <w:sz w:val="20"/>
              </w:rPr>
            </w:pPr>
          </w:p>
          <w:p w14:paraId="0136E02D" w14:textId="77777777" w:rsidR="006B726A" w:rsidRDefault="006B726A">
            <w:pPr>
              <w:tabs>
                <w:tab w:val="right" w:pos="9180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Assurer un soutien technique.</w:t>
            </w:r>
          </w:p>
          <w:p w14:paraId="29999C22" w14:textId="77777777" w:rsidR="006B726A" w:rsidRDefault="006B726A">
            <w:pPr>
              <w:tabs>
                <w:tab w:val="right" w:pos="9180"/>
              </w:tabs>
              <w:spacing w:line="240" w:lineRule="exact"/>
              <w:rPr>
                <w:sz w:val="20"/>
              </w:rPr>
            </w:pPr>
          </w:p>
          <w:p w14:paraId="30BCFA56" w14:textId="77777777" w:rsidR="006B726A" w:rsidRDefault="006B726A" w:rsidP="00A5562D">
            <w:pPr>
              <w:tabs>
                <w:tab w:val="right" w:pos="9180"/>
              </w:tabs>
              <w:ind w:left="-81"/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1A9A2429" w14:textId="77777777" w:rsidR="006B726A" w:rsidRDefault="006B726A">
            <w:pPr>
              <w:pStyle w:val="Titre3"/>
              <w:spacing w:line="240" w:lineRule="exact"/>
            </w:pPr>
            <w:r>
              <w:t>Contexte de réalisation</w:t>
            </w:r>
          </w:p>
          <w:p w14:paraId="3A4E9B89" w14:textId="77777777" w:rsidR="006B726A" w:rsidRDefault="006B726A">
            <w:pPr>
              <w:spacing w:line="240" w:lineRule="exact"/>
              <w:rPr>
                <w:sz w:val="20"/>
              </w:rPr>
            </w:pPr>
          </w:p>
          <w:p w14:paraId="5E79157C" w14:textId="77777777" w:rsidR="006B726A" w:rsidRDefault="006B726A" w:rsidP="00D616DC">
            <w:pPr>
              <w:pStyle w:val="Corpsdetexte2"/>
              <w:numPr>
                <w:ilvl w:val="0"/>
                <w:numId w:val="7"/>
              </w:numPr>
              <w:spacing w:line="240" w:lineRule="exact"/>
            </w:pPr>
            <w:r>
              <w:t>À partir de la demande.</w:t>
            </w:r>
          </w:p>
          <w:p w14:paraId="22B9DB3B" w14:textId="77777777" w:rsidR="006B726A" w:rsidRDefault="006B726A" w:rsidP="00D616DC">
            <w:pPr>
              <w:numPr>
                <w:ilvl w:val="0"/>
                <w:numId w:val="7"/>
              </w:numPr>
              <w:tabs>
                <w:tab w:val="right" w:pos="9180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À partir d’appareils et de machines de bureau nécessitant un minimum d’entretien de base.</w:t>
            </w:r>
          </w:p>
          <w:p w14:paraId="00072C3B" w14:textId="77777777" w:rsidR="006B726A" w:rsidRDefault="006B726A" w:rsidP="00D616DC">
            <w:pPr>
              <w:numPr>
                <w:ilvl w:val="0"/>
                <w:numId w:val="7"/>
              </w:numPr>
              <w:tabs>
                <w:tab w:val="right" w:pos="9180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À l’aide des manuels d’entretien des appareils et des machines de bureau.</w:t>
            </w:r>
          </w:p>
          <w:p w14:paraId="5694F032" w14:textId="77777777" w:rsidR="006B726A" w:rsidRDefault="006B726A" w:rsidP="00D616DC">
            <w:pPr>
              <w:numPr>
                <w:ilvl w:val="0"/>
                <w:numId w:val="7"/>
              </w:numPr>
              <w:tabs>
                <w:tab w:val="right" w:pos="9180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À partir d’un poste informatique, du système d’exploitation et de l’interface utilisateur, de logiciels de service et de logiciels à installer.</w:t>
            </w:r>
          </w:p>
          <w:p w14:paraId="45772F71" w14:textId="77777777" w:rsidR="006B726A" w:rsidRDefault="006B726A" w:rsidP="00D616DC">
            <w:pPr>
              <w:numPr>
                <w:ilvl w:val="0"/>
                <w:numId w:val="7"/>
              </w:numPr>
              <w:tabs>
                <w:tab w:val="right" w:pos="9180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À l’aide de guides d’utilisation des logiciels.</w:t>
            </w:r>
          </w:p>
          <w:p w14:paraId="7BEDEA05" w14:textId="77777777" w:rsidR="006B726A" w:rsidRDefault="006B726A" w:rsidP="00D616DC">
            <w:pPr>
              <w:numPr>
                <w:ilvl w:val="0"/>
                <w:numId w:val="7"/>
              </w:numPr>
              <w:tabs>
                <w:tab w:val="right" w:pos="9180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Dans le respect des procédures, des normes, des politiques et des exigences de qualité de l’entreprise</w:t>
            </w:r>
          </w:p>
          <w:p w14:paraId="28A9390F" w14:textId="412ACCD2" w:rsidR="006B726A" w:rsidRPr="00A5562D" w:rsidRDefault="006B726A" w:rsidP="00A5562D">
            <w:pPr>
              <w:numPr>
                <w:ilvl w:val="0"/>
                <w:numId w:val="7"/>
              </w:numPr>
              <w:tabs>
                <w:tab w:val="right" w:pos="9180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Dans le respect des règles de l’ergonomie.</w:t>
            </w:r>
          </w:p>
        </w:tc>
      </w:tr>
      <w:tr w:rsidR="00A5562D" w:rsidRPr="00F15974" w14:paraId="38F711A8" w14:textId="77777777" w:rsidTr="00A432BB">
        <w:tc>
          <w:tcPr>
            <w:tcW w:w="4395" w:type="dxa"/>
            <w:shd w:val="clear" w:color="auto" w:fill="auto"/>
            <w:vAlign w:val="center"/>
          </w:tcPr>
          <w:p w14:paraId="0BCF7029" w14:textId="12CF2646" w:rsidR="00A5562D" w:rsidRPr="00F15974" w:rsidRDefault="00A5562D" w:rsidP="00F15974">
            <w:pPr>
              <w:pStyle w:val="Titre3"/>
              <w:spacing w:line="240" w:lineRule="exact"/>
              <w:jc w:val="center"/>
              <w:rPr>
                <w:sz w:val="24"/>
              </w:rPr>
            </w:pPr>
            <w:r w:rsidRPr="00F15974">
              <w:rPr>
                <w:sz w:val="24"/>
              </w:rPr>
              <w:t>Éléments de compétence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300E8AFE" w14:textId="58E82325" w:rsidR="00A5562D" w:rsidRPr="00F15974" w:rsidRDefault="00A5562D" w:rsidP="00F15974">
            <w:pPr>
              <w:pStyle w:val="Titre3"/>
              <w:spacing w:line="240" w:lineRule="exact"/>
              <w:jc w:val="center"/>
              <w:rPr>
                <w:sz w:val="24"/>
              </w:rPr>
            </w:pPr>
            <w:r w:rsidRPr="00F15974">
              <w:rPr>
                <w:sz w:val="24"/>
              </w:rPr>
              <w:t>Critères de performances</w:t>
            </w:r>
          </w:p>
        </w:tc>
      </w:tr>
      <w:tr w:rsidR="00A5562D" w14:paraId="1D4B78D2" w14:textId="77777777" w:rsidTr="6C905106">
        <w:tc>
          <w:tcPr>
            <w:tcW w:w="4395" w:type="dxa"/>
          </w:tcPr>
          <w:p w14:paraId="41C7D388" w14:textId="77777777" w:rsidR="00A5562D" w:rsidRDefault="00A5562D" w:rsidP="00987605">
            <w:pPr>
              <w:numPr>
                <w:ilvl w:val="0"/>
                <w:numId w:val="8"/>
              </w:numPr>
              <w:tabs>
                <w:tab w:val="right" w:pos="9180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Assurer l’entretien de base des appareils et des machines de bureau.</w:t>
            </w:r>
          </w:p>
          <w:p w14:paraId="63869C92" w14:textId="77777777" w:rsidR="00A5562D" w:rsidRDefault="00A5562D" w:rsidP="00987605">
            <w:pPr>
              <w:tabs>
                <w:tab w:val="right" w:pos="9180"/>
              </w:tabs>
              <w:ind w:left="-81"/>
            </w:pPr>
          </w:p>
          <w:p w14:paraId="3E3166CE" w14:textId="77777777" w:rsidR="00A5562D" w:rsidRDefault="00A5562D" w:rsidP="00987605">
            <w:pPr>
              <w:tabs>
                <w:tab w:val="right" w:pos="9180"/>
              </w:tabs>
              <w:ind w:left="-81"/>
            </w:pPr>
          </w:p>
          <w:p w14:paraId="0841B78B" w14:textId="77777777" w:rsidR="00A5562D" w:rsidRDefault="00A5562D" w:rsidP="00987605">
            <w:pPr>
              <w:tabs>
                <w:tab w:val="right" w:pos="9180"/>
              </w:tabs>
              <w:ind w:left="-81"/>
            </w:pPr>
          </w:p>
          <w:p w14:paraId="5C2B06A4" w14:textId="77777777" w:rsidR="00A5562D" w:rsidRDefault="00A5562D" w:rsidP="00987605">
            <w:pPr>
              <w:tabs>
                <w:tab w:val="right" w:pos="9180"/>
              </w:tabs>
            </w:pPr>
          </w:p>
        </w:tc>
        <w:tc>
          <w:tcPr>
            <w:tcW w:w="4536" w:type="dxa"/>
          </w:tcPr>
          <w:p w14:paraId="099A0EC6" w14:textId="77777777" w:rsidR="00A5562D" w:rsidRDefault="00A5562D" w:rsidP="00987605">
            <w:pPr>
              <w:numPr>
                <w:ilvl w:val="1"/>
                <w:numId w:val="9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Remplacement correct des rubans, des cartouches, des piles et du papier.</w:t>
            </w:r>
          </w:p>
          <w:p w14:paraId="76358822" w14:textId="77777777" w:rsidR="00A5562D" w:rsidRDefault="00A5562D" w:rsidP="00987605">
            <w:pPr>
              <w:numPr>
                <w:ilvl w:val="1"/>
                <w:numId w:val="9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Recharge correcte des appareils et des machines à usage autonome limité.</w:t>
            </w:r>
          </w:p>
          <w:p w14:paraId="7EB4881E" w14:textId="77777777" w:rsidR="00A5562D" w:rsidRDefault="00A5562D" w:rsidP="00987605">
            <w:pPr>
              <w:numPr>
                <w:ilvl w:val="1"/>
                <w:numId w:val="9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Application correcte des méthodes de nettoyage propres à chacun des appareils et des machines de bureau.</w:t>
            </w:r>
          </w:p>
          <w:p w14:paraId="4F557A8E" w14:textId="359D72ED" w:rsidR="00A5562D" w:rsidRPr="00A5562D" w:rsidRDefault="00A5562D" w:rsidP="00A5562D">
            <w:pPr>
              <w:numPr>
                <w:ilvl w:val="1"/>
                <w:numId w:val="9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Configuration et programmation correctes des appareils et des machines de bureau.</w:t>
            </w:r>
          </w:p>
        </w:tc>
      </w:tr>
      <w:tr w:rsidR="00A5562D" w14:paraId="69F5ED70" w14:textId="77777777" w:rsidTr="6C905106">
        <w:tc>
          <w:tcPr>
            <w:tcW w:w="4395" w:type="dxa"/>
          </w:tcPr>
          <w:p w14:paraId="3A200DAF" w14:textId="77777777" w:rsidR="00A5562D" w:rsidRDefault="00A5562D" w:rsidP="00987605">
            <w:pPr>
              <w:numPr>
                <w:ilvl w:val="0"/>
                <w:numId w:val="8"/>
              </w:numPr>
              <w:tabs>
                <w:tab w:val="right" w:pos="9180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Assurer l’entretien de base des appareils et des machines de bureau.</w:t>
            </w:r>
          </w:p>
          <w:p w14:paraId="7AB9D507" w14:textId="77777777" w:rsidR="00A5562D" w:rsidRDefault="00A5562D" w:rsidP="00987605">
            <w:pPr>
              <w:tabs>
                <w:tab w:val="right" w:pos="9180"/>
              </w:tabs>
              <w:spacing w:line="240" w:lineRule="exact"/>
              <w:rPr>
                <w:sz w:val="20"/>
              </w:rPr>
            </w:pPr>
          </w:p>
          <w:p w14:paraId="3127D975" w14:textId="77777777" w:rsidR="00A5562D" w:rsidRDefault="00A5562D" w:rsidP="00987605">
            <w:pPr>
              <w:tabs>
                <w:tab w:val="right" w:pos="9180"/>
              </w:tabs>
              <w:ind w:left="-81"/>
            </w:pPr>
          </w:p>
          <w:p w14:paraId="60CE1E64" w14:textId="77777777" w:rsidR="00A5562D" w:rsidRDefault="00A5562D" w:rsidP="00987605">
            <w:pPr>
              <w:tabs>
                <w:tab w:val="right" w:pos="9180"/>
              </w:tabs>
              <w:ind w:left="-81"/>
            </w:pPr>
          </w:p>
          <w:p w14:paraId="5E70C7B4" w14:textId="77777777" w:rsidR="00A5562D" w:rsidRDefault="00A5562D" w:rsidP="00987605">
            <w:pPr>
              <w:tabs>
                <w:tab w:val="right" w:pos="9180"/>
              </w:tabs>
            </w:pPr>
          </w:p>
        </w:tc>
        <w:tc>
          <w:tcPr>
            <w:tcW w:w="4536" w:type="dxa"/>
          </w:tcPr>
          <w:p w14:paraId="3F30B765" w14:textId="77777777" w:rsidR="00A5562D" w:rsidRDefault="00A5562D" w:rsidP="00987605">
            <w:pPr>
              <w:numPr>
                <w:ilvl w:val="1"/>
                <w:numId w:val="10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Utilisation optimale des possibilités de configuration du système et des périphériques.</w:t>
            </w:r>
          </w:p>
          <w:p w14:paraId="4AF885FE" w14:textId="77777777" w:rsidR="00A5562D" w:rsidRDefault="00A5562D" w:rsidP="00987605">
            <w:pPr>
              <w:numPr>
                <w:ilvl w:val="1"/>
                <w:numId w:val="10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Gestion efficace du disque rigide.</w:t>
            </w:r>
          </w:p>
          <w:p w14:paraId="3B39351E" w14:textId="77777777" w:rsidR="00A5562D" w:rsidRDefault="00A5562D" w:rsidP="00987605">
            <w:pPr>
              <w:numPr>
                <w:ilvl w:val="1"/>
                <w:numId w:val="10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Installation et configuration appropriées de nouveaux périphériques.</w:t>
            </w:r>
          </w:p>
          <w:p w14:paraId="1CB7A38E" w14:textId="77777777" w:rsidR="00A5562D" w:rsidRDefault="00A5562D" w:rsidP="00987605">
            <w:pPr>
              <w:numPr>
                <w:ilvl w:val="1"/>
                <w:numId w:val="10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Automatisation efficace de commandes et de procédures.</w:t>
            </w:r>
          </w:p>
          <w:p w14:paraId="52CBA7EC" w14:textId="65550321" w:rsidR="00A5562D" w:rsidRPr="00A5562D" w:rsidRDefault="00A5562D" w:rsidP="00A5562D">
            <w:pPr>
              <w:numPr>
                <w:ilvl w:val="1"/>
                <w:numId w:val="10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Manifestation d’autonomie.</w:t>
            </w:r>
          </w:p>
        </w:tc>
      </w:tr>
      <w:tr w:rsidR="00A5562D" w14:paraId="773CFB47" w14:textId="77777777" w:rsidTr="6C905106">
        <w:tc>
          <w:tcPr>
            <w:tcW w:w="4395" w:type="dxa"/>
          </w:tcPr>
          <w:p w14:paraId="600A55D1" w14:textId="427D7A3B" w:rsidR="00A5562D" w:rsidRDefault="00A5562D" w:rsidP="00987605">
            <w:pPr>
              <w:numPr>
                <w:ilvl w:val="0"/>
                <w:numId w:val="8"/>
              </w:numPr>
              <w:tabs>
                <w:tab w:val="right" w:pos="9180"/>
              </w:tabs>
              <w:spacing w:line="240" w:lineRule="exact"/>
            </w:pPr>
            <w:r>
              <w:rPr>
                <w:sz w:val="20"/>
              </w:rPr>
              <w:t>Utiliser les logiciels de service.</w:t>
            </w:r>
          </w:p>
        </w:tc>
        <w:tc>
          <w:tcPr>
            <w:tcW w:w="4536" w:type="dxa"/>
          </w:tcPr>
          <w:p w14:paraId="7C63AD49" w14:textId="77777777" w:rsidR="00A5562D" w:rsidRDefault="00A5562D" w:rsidP="00987605">
            <w:pPr>
              <w:numPr>
                <w:ilvl w:val="1"/>
                <w:numId w:val="11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Configuration correcte des logiciels de service utilisés.</w:t>
            </w:r>
          </w:p>
          <w:p w14:paraId="16FBC77A" w14:textId="77777777" w:rsidR="00A5562D" w:rsidRDefault="00A5562D" w:rsidP="00987605">
            <w:pPr>
              <w:numPr>
                <w:ilvl w:val="1"/>
                <w:numId w:val="11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lastRenderedPageBreak/>
              <w:t>Application appropriée des procédures d’utilisation de logiciels de service.</w:t>
            </w:r>
          </w:p>
          <w:p w14:paraId="542053D5" w14:textId="77777777" w:rsidR="00A5562D" w:rsidRDefault="00A5562D" w:rsidP="00987605">
            <w:pPr>
              <w:numPr>
                <w:ilvl w:val="1"/>
                <w:numId w:val="11"/>
              </w:numPr>
              <w:spacing w:line="240" w:lineRule="exact"/>
            </w:pPr>
            <w:r>
              <w:rPr>
                <w:sz w:val="20"/>
              </w:rPr>
              <w:t>Souci constant des problèmes de sécurité des données.</w:t>
            </w:r>
          </w:p>
        </w:tc>
      </w:tr>
      <w:tr w:rsidR="006B726A" w14:paraId="3C2F3152" w14:textId="77777777" w:rsidTr="6C905106">
        <w:tc>
          <w:tcPr>
            <w:tcW w:w="4395" w:type="dxa"/>
          </w:tcPr>
          <w:p w14:paraId="7D359782" w14:textId="77777777" w:rsidR="006B726A" w:rsidRDefault="006B726A" w:rsidP="00D616DC">
            <w:pPr>
              <w:numPr>
                <w:ilvl w:val="0"/>
                <w:numId w:val="8"/>
              </w:numPr>
              <w:tabs>
                <w:tab w:val="right" w:pos="9180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lastRenderedPageBreak/>
              <w:t>Installer des logiciels.</w:t>
            </w:r>
          </w:p>
          <w:p w14:paraId="45BFDC03" w14:textId="77777777" w:rsidR="006B726A" w:rsidRDefault="006B726A">
            <w:pPr>
              <w:tabs>
                <w:tab w:val="right" w:pos="9180"/>
              </w:tabs>
              <w:spacing w:line="240" w:lineRule="exact"/>
              <w:rPr>
                <w:sz w:val="20"/>
              </w:rPr>
            </w:pPr>
          </w:p>
          <w:p w14:paraId="0AC1060D" w14:textId="77777777" w:rsidR="006B726A" w:rsidRDefault="006B726A">
            <w:pPr>
              <w:tabs>
                <w:tab w:val="right" w:pos="9180"/>
              </w:tabs>
              <w:spacing w:line="240" w:lineRule="exact"/>
              <w:rPr>
                <w:sz w:val="20"/>
              </w:rPr>
            </w:pPr>
          </w:p>
          <w:p w14:paraId="62A477BB" w14:textId="77777777" w:rsidR="006B726A" w:rsidRDefault="006B726A">
            <w:pPr>
              <w:tabs>
                <w:tab w:val="right" w:pos="9180"/>
              </w:tabs>
              <w:spacing w:line="240" w:lineRule="exact"/>
            </w:pPr>
          </w:p>
        </w:tc>
        <w:tc>
          <w:tcPr>
            <w:tcW w:w="4536" w:type="dxa"/>
          </w:tcPr>
          <w:p w14:paraId="78A56822" w14:textId="77777777" w:rsidR="006B726A" w:rsidRDefault="006B726A" w:rsidP="00D616DC">
            <w:pPr>
              <w:numPr>
                <w:ilvl w:val="1"/>
                <w:numId w:val="8"/>
              </w:numPr>
              <w:spacing w:line="240" w:lineRule="exact"/>
            </w:pPr>
            <w:r>
              <w:rPr>
                <w:sz w:val="20"/>
              </w:rPr>
              <w:t>Mise en évidence des besoins du personnel</w:t>
            </w:r>
            <w:r>
              <w:t>.</w:t>
            </w:r>
          </w:p>
          <w:p w14:paraId="27B77C39" w14:textId="77777777" w:rsidR="006B726A" w:rsidRDefault="006B726A" w:rsidP="00D616DC">
            <w:pPr>
              <w:numPr>
                <w:ilvl w:val="1"/>
                <w:numId w:val="8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Choix des composantes appropriées aux besoins du personnel.</w:t>
            </w:r>
          </w:p>
          <w:p w14:paraId="5AEEB8E0" w14:textId="77777777" w:rsidR="006B726A" w:rsidRDefault="006B726A" w:rsidP="00D616DC">
            <w:pPr>
              <w:numPr>
                <w:ilvl w:val="1"/>
                <w:numId w:val="8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Vérification efficace des spécifications de l’ordinateur.</w:t>
            </w:r>
          </w:p>
          <w:p w14:paraId="283F184F" w14:textId="77777777" w:rsidR="006B726A" w:rsidRDefault="006B726A" w:rsidP="00D616DC">
            <w:pPr>
              <w:numPr>
                <w:ilvl w:val="1"/>
                <w:numId w:val="8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Installation correcte du logiciel.</w:t>
            </w:r>
          </w:p>
          <w:p w14:paraId="54A796B6" w14:textId="77777777" w:rsidR="006B726A" w:rsidRDefault="006B726A" w:rsidP="00D616DC">
            <w:pPr>
              <w:numPr>
                <w:ilvl w:val="1"/>
                <w:numId w:val="8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Configuration appropriée du logiciel.</w:t>
            </w:r>
          </w:p>
          <w:p w14:paraId="4215AA35" w14:textId="77777777" w:rsidR="006B726A" w:rsidRDefault="006B726A" w:rsidP="00D616DC">
            <w:pPr>
              <w:numPr>
                <w:ilvl w:val="1"/>
                <w:numId w:val="8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Vérification efficace de toutes les composantes installées.</w:t>
            </w:r>
          </w:p>
          <w:p w14:paraId="7CFAE614" w14:textId="60E1569C" w:rsidR="006B726A" w:rsidRPr="00F15974" w:rsidRDefault="006B726A" w:rsidP="00F15974">
            <w:pPr>
              <w:numPr>
                <w:ilvl w:val="1"/>
                <w:numId w:val="8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 xml:space="preserve">Mise à jour correcte d’un logiciel déjà installé. </w:t>
            </w:r>
          </w:p>
        </w:tc>
      </w:tr>
    </w:tbl>
    <w:p w14:paraId="077E9F30" w14:textId="58C23A4C" w:rsidR="6C905106" w:rsidRDefault="6C905106"/>
    <w:p w14:paraId="43C9EF5C" w14:textId="77777777" w:rsidR="006B726A" w:rsidRDefault="006B726A">
      <w:pPr>
        <w:tabs>
          <w:tab w:val="right" w:pos="9180"/>
        </w:tabs>
        <w:jc w:val="center"/>
      </w:pPr>
    </w:p>
    <w:p w14:paraId="764B4647" w14:textId="77777777" w:rsidR="006B726A" w:rsidRDefault="006B726A">
      <w:pPr>
        <w:tabs>
          <w:tab w:val="right" w:pos="9180"/>
        </w:tabs>
        <w:jc w:val="center"/>
      </w:pPr>
      <w:r>
        <w:br w:type="page"/>
      </w:r>
    </w:p>
    <w:p w14:paraId="4A3EDCE7" w14:textId="77777777" w:rsidR="006B726A" w:rsidRDefault="006B726A">
      <w:pPr>
        <w:tabs>
          <w:tab w:val="right" w:pos="9180"/>
        </w:tabs>
        <w:jc w:val="center"/>
        <w:rPr>
          <w:b/>
          <w:sz w:val="32"/>
        </w:rPr>
      </w:pPr>
      <w:r>
        <w:rPr>
          <w:b/>
          <w:sz w:val="32"/>
        </w:rPr>
        <w:lastRenderedPageBreak/>
        <w:t>L’ANALYSE DE LA COMPÉTENCE</w:t>
      </w:r>
    </w:p>
    <w:p w14:paraId="6357E9D4" w14:textId="77777777" w:rsidR="006B726A" w:rsidRDefault="006B726A">
      <w:pPr>
        <w:tabs>
          <w:tab w:val="right" w:pos="9180"/>
        </w:tabs>
      </w:pPr>
    </w:p>
    <w:p w14:paraId="199224DA" w14:textId="77777777" w:rsidR="006B726A" w:rsidRDefault="006B726A">
      <w:pPr>
        <w:jc w:val="both"/>
      </w:pPr>
    </w:p>
    <w:p w14:paraId="62849E9D" w14:textId="13553F90" w:rsidR="002E720C" w:rsidRDefault="002E720C">
      <w:pPr>
        <w:pStyle w:val="Corpsdetexte3"/>
        <w:jc w:val="both"/>
        <w:rPr>
          <w:lang w:val="fr-CA"/>
        </w:rPr>
      </w:pPr>
      <w:r>
        <w:rPr>
          <w:lang w:val="fr-CA"/>
        </w:rPr>
        <w:t xml:space="preserve">Globalement, </w:t>
      </w:r>
      <w:r w:rsidR="00973000">
        <w:rPr>
          <w:lang w:val="fr-CA"/>
        </w:rPr>
        <w:t>la compétence visée par ce cours consiste à outiller l'</w:t>
      </w:r>
      <w:del w:id="15" w:author="Patrice Brodeur [2]" w:date="2019-11-21T06:23:00Z">
        <w:r w:rsidR="00973000" w:rsidDel="00FC59A0">
          <w:rPr>
            <w:lang w:val="fr-CA"/>
          </w:rPr>
          <w:delText>élève</w:delText>
        </w:r>
      </w:del>
      <w:ins w:id="16" w:author="Patrice Brodeur [2]" w:date="2019-11-21T06:23:00Z">
        <w:r w:rsidR="00FC59A0">
          <w:rPr>
            <w:lang w:val="fr-CA"/>
          </w:rPr>
          <w:t>étudiante</w:t>
        </w:r>
      </w:ins>
      <w:r w:rsidR="00973000">
        <w:rPr>
          <w:lang w:val="fr-CA"/>
        </w:rPr>
        <w:t xml:space="preserve"> pour </w:t>
      </w:r>
      <w:r w:rsidR="005F49B9">
        <w:rPr>
          <w:lang w:val="fr-CA"/>
        </w:rPr>
        <w:t>qu'</w:t>
      </w:r>
      <w:r w:rsidR="00057147">
        <w:rPr>
          <w:lang w:val="fr-CA"/>
        </w:rPr>
        <w:t>elle</w:t>
      </w:r>
      <w:r w:rsidR="005F49B9">
        <w:rPr>
          <w:lang w:val="fr-CA"/>
        </w:rPr>
        <w:t xml:space="preserve"> soit </w:t>
      </w:r>
      <w:r>
        <w:rPr>
          <w:lang w:val="fr-CA"/>
        </w:rPr>
        <w:t xml:space="preserve">apte à utiliser </w:t>
      </w:r>
      <w:r w:rsidR="004F1396">
        <w:rPr>
          <w:lang w:val="fr-CA"/>
        </w:rPr>
        <w:t>de manière autonome, correcte</w:t>
      </w:r>
      <w:r w:rsidR="00973000">
        <w:rPr>
          <w:lang w:val="fr-CA"/>
        </w:rPr>
        <w:t xml:space="preserve"> et </w:t>
      </w:r>
      <w:r w:rsidR="004F1396">
        <w:rPr>
          <w:lang w:val="fr-CA"/>
        </w:rPr>
        <w:t>efficace</w:t>
      </w:r>
      <w:r>
        <w:rPr>
          <w:lang w:val="fr-CA"/>
        </w:rPr>
        <w:t xml:space="preserve"> </w:t>
      </w:r>
      <w:r w:rsidR="00712460">
        <w:rPr>
          <w:lang w:val="fr-CA"/>
        </w:rPr>
        <w:t xml:space="preserve">un </w:t>
      </w:r>
      <w:r w:rsidR="005F49B9">
        <w:rPr>
          <w:lang w:val="fr-CA"/>
        </w:rPr>
        <w:t>micro-</w:t>
      </w:r>
      <w:r w:rsidR="00712460">
        <w:rPr>
          <w:lang w:val="fr-CA"/>
        </w:rPr>
        <w:t>ordinateur</w:t>
      </w:r>
      <w:r w:rsidR="005F49B9">
        <w:rPr>
          <w:lang w:val="fr-CA"/>
        </w:rPr>
        <w:t xml:space="preserve"> et son syst</w:t>
      </w:r>
      <w:r w:rsidR="00A16992">
        <w:rPr>
          <w:lang w:val="fr-CA"/>
        </w:rPr>
        <w:t>ème d'</w:t>
      </w:r>
      <w:r w:rsidR="005F49B9">
        <w:rPr>
          <w:lang w:val="fr-CA"/>
        </w:rPr>
        <w:t>exploitation.</w:t>
      </w:r>
      <w:r w:rsidR="00A16992">
        <w:rPr>
          <w:lang w:val="fr-CA"/>
        </w:rPr>
        <w:t xml:space="preserve"> </w:t>
      </w:r>
      <w:r w:rsidR="00057147">
        <w:rPr>
          <w:lang w:val="fr-CA"/>
        </w:rPr>
        <w:t xml:space="preserve">Ainsi, elle </w:t>
      </w:r>
      <w:r w:rsidR="00A16992">
        <w:rPr>
          <w:lang w:val="fr-CA"/>
        </w:rPr>
        <w:t>sera en mesure d'effectuer du support de 1</w:t>
      </w:r>
      <w:r w:rsidR="00A16992" w:rsidRPr="00A16992">
        <w:rPr>
          <w:vertAlign w:val="superscript"/>
          <w:lang w:val="fr-CA"/>
        </w:rPr>
        <w:t>er</w:t>
      </w:r>
      <w:r w:rsidR="00A16992">
        <w:rPr>
          <w:lang w:val="fr-CA"/>
        </w:rPr>
        <w:t xml:space="preserve"> niveau auprès du</w:t>
      </w:r>
      <w:r w:rsidR="00973000">
        <w:rPr>
          <w:lang w:val="fr-CA"/>
        </w:rPr>
        <w:t xml:space="preserve"> personnel avec qui </w:t>
      </w:r>
      <w:r w:rsidR="00057147">
        <w:rPr>
          <w:lang w:val="fr-CA"/>
        </w:rPr>
        <w:t>elle</w:t>
      </w:r>
      <w:r w:rsidR="00973000">
        <w:rPr>
          <w:lang w:val="fr-CA"/>
        </w:rPr>
        <w:t xml:space="preserve"> travaille tous les jours.</w:t>
      </w:r>
    </w:p>
    <w:p w14:paraId="6467A543" w14:textId="77777777" w:rsidR="00973000" w:rsidRDefault="00973000">
      <w:pPr>
        <w:pStyle w:val="Corpsdetexte3"/>
        <w:jc w:val="both"/>
        <w:rPr>
          <w:lang w:val="fr-CA"/>
        </w:rPr>
      </w:pPr>
    </w:p>
    <w:p w14:paraId="7710E4EA" w14:textId="487445FD" w:rsidR="00973000" w:rsidRDefault="00973000">
      <w:pPr>
        <w:pStyle w:val="Corpsdetexte3"/>
        <w:jc w:val="both"/>
        <w:rPr>
          <w:lang w:val="fr-CA"/>
        </w:rPr>
      </w:pPr>
      <w:r>
        <w:rPr>
          <w:lang w:val="fr-CA"/>
        </w:rPr>
        <w:t>Plus précisément,</w:t>
      </w:r>
      <w:r w:rsidR="00FC145E">
        <w:rPr>
          <w:lang w:val="fr-CA"/>
        </w:rPr>
        <w:t xml:space="preserve"> au premier niveau,</w:t>
      </w:r>
      <w:r>
        <w:rPr>
          <w:lang w:val="fr-CA"/>
        </w:rPr>
        <w:t xml:space="preserve"> l'</w:t>
      </w:r>
      <w:del w:id="17" w:author="Patrice Brodeur [2]" w:date="2019-11-21T06:23:00Z">
        <w:r w:rsidDel="00FC59A0">
          <w:rPr>
            <w:lang w:val="fr-CA"/>
          </w:rPr>
          <w:delText>élève</w:delText>
        </w:r>
      </w:del>
      <w:ins w:id="18" w:author="Patrice Brodeur [2]" w:date="2019-11-21T06:23:00Z">
        <w:r w:rsidR="00FC59A0">
          <w:rPr>
            <w:lang w:val="fr-CA"/>
          </w:rPr>
          <w:t>étudiante</w:t>
        </w:r>
      </w:ins>
      <w:r>
        <w:rPr>
          <w:lang w:val="fr-CA"/>
        </w:rPr>
        <w:t xml:space="preserve"> doit d'abord être en mesure d'identifier, de nommer et de connaître la fonction des principales composantes d'un système informatique. Ainsi, </w:t>
      </w:r>
      <w:r w:rsidR="00A16992">
        <w:rPr>
          <w:lang w:val="fr-CA"/>
        </w:rPr>
        <w:t>elle</w:t>
      </w:r>
      <w:r>
        <w:rPr>
          <w:lang w:val="fr-CA"/>
        </w:rPr>
        <w:t xml:space="preserve"> pourra plus facilement identifier les problèmes potentiels, les corriger dans le cas de problèmes simples et </w:t>
      </w:r>
      <w:r w:rsidR="00A16992">
        <w:rPr>
          <w:lang w:val="fr-CA"/>
        </w:rPr>
        <w:t>elle</w:t>
      </w:r>
      <w:r>
        <w:rPr>
          <w:lang w:val="fr-CA"/>
        </w:rPr>
        <w:t xml:space="preserve"> pourra mieux exprimer ses besoins auprès d</w:t>
      </w:r>
      <w:r w:rsidR="00A16992">
        <w:rPr>
          <w:lang w:val="fr-CA"/>
        </w:rPr>
        <w:t>u technicien</w:t>
      </w:r>
      <w:r>
        <w:rPr>
          <w:lang w:val="fr-CA"/>
        </w:rPr>
        <w:t xml:space="preserve"> en informatique pour les problèmes plus complexes.</w:t>
      </w:r>
    </w:p>
    <w:p w14:paraId="1693287C" w14:textId="77777777" w:rsidR="00973000" w:rsidRDefault="00973000">
      <w:pPr>
        <w:pStyle w:val="Corpsdetexte3"/>
        <w:jc w:val="both"/>
        <w:rPr>
          <w:lang w:val="fr-CA"/>
        </w:rPr>
      </w:pPr>
    </w:p>
    <w:p w14:paraId="13021697" w14:textId="2FADD59D" w:rsidR="00973000" w:rsidRDefault="00973000">
      <w:pPr>
        <w:pStyle w:val="Corpsdetexte3"/>
        <w:jc w:val="both"/>
        <w:rPr>
          <w:lang w:val="fr-CA"/>
        </w:rPr>
      </w:pPr>
      <w:r>
        <w:rPr>
          <w:lang w:val="fr-CA"/>
        </w:rPr>
        <w:t xml:space="preserve">Comme </w:t>
      </w:r>
      <w:r w:rsidR="008430F6">
        <w:rPr>
          <w:lang w:val="fr-CA"/>
        </w:rPr>
        <w:t>le micro-ordinateur est</w:t>
      </w:r>
      <w:r w:rsidR="00A16992">
        <w:rPr>
          <w:lang w:val="fr-CA"/>
        </w:rPr>
        <w:t xml:space="preserve"> l'outil de travail principal de la</w:t>
      </w:r>
      <w:r>
        <w:rPr>
          <w:lang w:val="fr-CA"/>
        </w:rPr>
        <w:t xml:space="preserve"> technicien</w:t>
      </w:r>
      <w:r w:rsidR="00A16992">
        <w:rPr>
          <w:lang w:val="fr-CA"/>
        </w:rPr>
        <w:t>ne</w:t>
      </w:r>
      <w:r>
        <w:rPr>
          <w:lang w:val="fr-CA"/>
        </w:rPr>
        <w:t xml:space="preserve"> en bureautique et que le système d'exploitation du micro-ordinateur est au cœur de</w:t>
      </w:r>
      <w:r w:rsidR="008430F6">
        <w:rPr>
          <w:lang w:val="fr-CA"/>
        </w:rPr>
        <w:t xml:space="preserve"> toutes le</w:t>
      </w:r>
      <w:r>
        <w:rPr>
          <w:lang w:val="fr-CA"/>
        </w:rPr>
        <w:t xml:space="preserve">s opérations </w:t>
      </w:r>
      <w:r w:rsidR="008430F6">
        <w:rPr>
          <w:lang w:val="fr-CA"/>
        </w:rPr>
        <w:t>du système</w:t>
      </w:r>
      <w:r>
        <w:rPr>
          <w:lang w:val="fr-CA"/>
        </w:rPr>
        <w:t>, l'</w:t>
      </w:r>
      <w:del w:id="19" w:author="Patrice Brodeur [2]" w:date="2019-11-21T06:23:00Z">
        <w:r w:rsidDel="00FC59A0">
          <w:rPr>
            <w:lang w:val="fr-CA"/>
          </w:rPr>
          <w:delText>élève</w:delText>
        </w:r>
      </w:del>
      <w:ins w:id="20" w:author="Patrice Brodeur [2]" w:date="2019-11-21T06:23:00Z">
        <w:r w:rsidR="00FC59A0">
          <w:rPr>
            <w:lang w:val="fr-CA"/>
          </w:rPr>
          <w:t>étudiante</w:t>
        </w:r>
      </w:ins>
      <w:r>
        <w:rPr>
          <w:lang w:val="fr-CA"/>
        </w:rPr>
        <w:t xml:space="preserve"> doit </w:t>
      </w:r>
      <w:r w:rsidR="00BE6F58">
        <w:rPr>
          <w:lang w:val="fr-CA"/>
        </w:rPr>
        <w:t xml:space="preserve">aussi </w:t>
      </w:r>
      <w:r>
        <w:rPr>
          <w:lang w:val="fr-CA"/>
        </w:rPr>
        <w:t xml:space="preserve">être en mesure d'utiliser les différents outils fournis avec </w:t>
      </w:r>
      <w:r w:rsidR="008430F6">
        <w:rPr>
          <w:lang w:val="fr-CA"/>
        </w:rPr>
        <w:t>l</w:t>
      </w:r>
      <w:r>
        <w:rPr>
          <w:lang w:val="fr-CA"/>
        </w:rPr>
        <w:t>e système d'exploitation.</w:t>
      </w:r>
      <w:r w:rsidR="008430F6">
        <w:rPr>
          <w:lang w:val="fr-CA"/>
        </w:rPr>
        <w:t xml:space="preserve"> Ces outils lui permettront </w:t>
      </w:r>
      <w:r w:rsidR="00722245">
        <w:rPr>
          <w:lang w:val="fr-CA"/>
        </w:rPr>
        <w:t xml:space="preserve">entre autres </w:t>
      </w:r>
      <w:r w:rsidR="008430F6">
        <w:rPr>
          <w:lang w:val="fr-CA"/>
        </w:rPr>
        <w:t>de configurer son poste de travail, d'installer de nouveaux logiciels, de planifier des sauvegardes automatiques et</w:t>
      </w:r>
      <w:r>
        <w:rPr>
          <w:lang w:val="fr-CA"/>
        </w:rPr>
        <w:t xml:space="preserve"> </w:t>
      </w:r>
      <w:r w:rsidR="008430F6">
        <w:rPr>
          <w:lang w:val="fr-CA"/>
        </w:rPr>
        <w:t>d'entretenir son système pour qu'il reste performant.</w:t>
      </w:r>
    </w:p>
    <w:p w14:paraId="40CB3949" w14:textId="77777777" w:rsidR="008430F6" w:rsidRDefault="008430F6">
      <w:pPr>
        <w:pStyle w:val="Corpsdetexte3"/>
        <w:jc w:val="both"/>
        <w:rPr>
          <w:lang w:val="fr-CA"/>
        </w:rPr>
      </w:pPr>
    </w:p>
    <w:p w14:paraId="055D4964" w14:textId="719743ED" w:rsidR="008430F6" w:rsidRDefault="008430F6">
      <w:pPr>
        <w:pStyle w:val="Corpsdetexte3"/>
        <w:jc w:val="both"/>
        <w:rPr>
          <w:lang w:val="fr-CA"/>
        </w:rPr>
      </w:pPr>
      <w:r>
        <w:rPr>
          <w:lang w:val="fr-CA"/>
        </w:rPr>
        <w:t xml:space="preserve">Les développements </w:t>
      </w:r>
      <w:r w:rsidR="005A1337">
        <w:rPr>
          <w:lang w:val="fr-CA"/>
        </w:rPr>
        <w:t xml:space="preserve">des dernières années </w:t>
      </w:r>
      <w:r>
        <w:rPr>
          <w:lang w:val="fr-CA"/>
        </w:rPr>
        <w:t xml:space="preserve">en termes d'informatique mobile </w:t>
      </w:r>
      <w:r w:rsidR="002C33E2">
        <w:rPr>
          <w:lang w:val="fr-CA"/>
        </w:rPr>
        <w:t xml:space="preserve">ont </w:t>
      </w:r>
      <w:del w:id="21" w:author="Patrice Brodeur [2]" w:date="2019-11-21T06:24:00Z">
        <w:r w:rsidR="002C33E2" w:rsidDel="00FC59A0">
          <w:rPr>
            <w:lang w:val="fr-CA"/>
          </w:rPr>
          <w:delText xml:space="preserve"> </w:delText>
        </w:r>
      </w:del>
      <w:r w:rsidR="002C33E2">
        <w:rPr>
          <w:lang w:val="fr-CA"/>
        </w:rPr>
        <w:t xml:space="preserve">généré </w:t>
      </w:r>
      <w:r>
        <w:rPr>
          <w:lang w:val="fr-CA"/>
        </w:rPr>
        <w:t>tout un lot de techniques</w:t>
      </w:r>
      <w:r w:rsidR="005A1337">
        <w:rPr>
          <w:lang w:val="fr-CA"/>
        </w:rPr>
        <w:t xml:space="preserve"> et de logiciels</w:t>
      </w:r>
      <w:r>
        <w:rPr>
          <w:lang w:val="fr-CA"/>
        </w:rPr>
        <w:t xml:space="preserve"> </w:t>
      </w:r>
      <w:r w:rsidR="005A1337">
        <w:rPr>
          <w:lang w:val="fr-CA"/>
        </w:rPr>
        <w:t xml:space="preserve">facilitant le </w:t>
      </w:r>
      <w:r>
        <w:rPr>
          <w:lang w:val="fr-CA"/>
        </w:rPr>
        <w:t>parta</w:t>
      </w:r>
      <w:r w:rsidR="005A1337">
        <w:rPr>
          <w:lang w:val="fr-CA"/>
        </w:rPr>
        <w:t xml:space="preserve">ge et la synchronisation d'informations. </w:t>
      </w:r>
      <w:r w:rsidR="00990134">
        <w:rPr>
          <w:lang w:val="fr-CA"/>
        </w:rPr>
        <w:t xml:space="preserve">Pour cette raison, nous interprétons le devis ministériel de sorte que les contenus soient ajustés aux </w:t>
      </w:r>
      <w:r w:rsidR="002C33E2">
        <w:rPr>
          <w:lang w:val="fr-CA"/>
        </w:rPr>
        <w:t xml:space="preserve">nouvelles </w:t>
      </w:r>
      <w:r w:rsidR="00990134">
        <w:rPr>
          <w:lang w:val="fr-CA"/>
        </w:rPr>
        <w:t>ré</w:t>
      </w:r>
      <w:r w:rsidR="002C33E2">
        <w:rPr>
          <w:lang w:val="fr-CA"/>
        </w:rPr>
        <w:t>alités technologiques utilisées en milieu de travail</w:t>
      </w:r>
      <w:r w:rsidR="00990134">
        <w:rPr>
          <w:lang w:val="fr-CA"/>
        </w:rPr>
        <w:t>. Ainsi, certains éléments in</w:t>
      </w:r>
      <w:r w:rsidR="00A16992">
        <w:rPr>
          <w:lang w:val="fr-CA"/>
        </w:rPr>
        <w:t>scrits dans le devis sont actualisés</w:t>
      </w:r>
      <w:r w:rsidR="00990134">
        <w:rPr>
          <w:lang w:val="fr-CA"/>
        </w:rPr>
        <w:t xml:space="preserve"> et d’autres rajoutés en conséquence. À cet effet</w:t>
      </w:r>
      <w:r w:rsidR="005A1337">
        <w:rPr>
          <w:lang w:val="fr-CA"/>
        </w:rPr>
        <w:t>, les outils de collaboration qui permettent à plusieurs personnes de travailler facilement sur un m</w:t>
      </w:r>
      <w:r w:rsidR="00BE6F58">
        <w:rPr>
          <w:lang w:val="fr-CA"/>
        </w:rPr>
        <w:t xml:space="preserve">ême projet ou un même document </w:t>
      </w:r>
      <w:r w:rsidR="005A1337">
        <w:rPr>
          <w:lang w:val="fr-CA"/>
        </w:rPr>
        <w:t>ont beaucoup évolué avec l'internet et l'</w:t>
      </w:r>
      <w:r w:rsidR="00722245">
        <w:rPr>
          <w:lang w:val="fr-CA"/>
        </w:rPr>
        <w:t>infonuagique</w:t>
      </w:r>
      <w:r w:rsidR="005A1337">
        <w:rPr>
          <w:lang w:val="fr-CA"/>
        </w:rPr>
        <w:t xml:space="preserve">. </w:t>
      </w:r>
      <w:r w:rsidR="00BE6F58">
        <w:rPr>
          <w:lang w:val="fr-CA"/>
        </w:rPr>
        <w:t>L'</w:t>
      </w:r>
      <w:del w:id="22" w:author="Patrice Brodeur [2]" w:date="2019-11-21T06:25:00Z">
        <w:r w:rsidR="00BE6F58" w:rsidDel="00FC59A0">
          <w:rPr>
            <w:lang w:val="fr-CA"/>
          </w:rPr>
          <w:delText>élève</w:delText>
        </w:r>
      </w:del>
      <w:ins w:id="23" w:author="Patrice Brodeur [2]" w:date="2019-11-21T06:25:00Z">
        <w:r w:rsidR="00FC59A0">
          <w:rPr>
            <w:lang w:val="fr-CA"/>
          </w:rPr>
          <w:t>étudiante</w:t>
        </w:r>
      </w:ins>
      <w:r w:rsidR="00BE6F58">
        <w:rPr>
          <w:lang w:val="fr-CA"/>
        </w:rPr>
        <w:t xml:space="preserve"> doit être en mesure de connaître ces différentes techniques et de les utiliser efficacement. Une partie importante du cours sera d</w:t>
      </w:r>
      <w:r w:rsidR="00C10A93">
        <w:rPr>
          <w:lang w:val="fr-CA"/>
        </w:rPr>
        <w:t>édiée à l'étude et à l'utilisation de ces outils.</w:t>
      </w:r>
    </w:p>
    <w:p w14:paraId="2A1203F1" w14:textId="77777777" w:rsidR="00BE6F58" w:rsidRDefault="00BE6F58">
      <w:pPr>
        <w:pStyle w:val="Corpsdetexte3"/>
        <w:jc w:val="both"/>
        <w:rPr>
          <w:lang w:val="fr-CA"/>
        </w:rPr>
      </w:pPr>
    </w:p>
    <w:p w14:paraId="1986A8FE" w14:textId="77777777" w:rsidR="00BE6F58" w:rsidRDefault="00BE6F58">
      <w:pPr>
        <w:pStyle w:val="Corpsdetexte3"/>
        <w:jc w:val="both"/>
        <w:rPr>
          <w:lang w:val="fr-CA"/>
        </w:rPr>
      </w:pPr>
      <w:r>
        <w:rPr>
          <w:lang w:val="fr-CA"/>
        </w:rPr>
        <w:t>Enfin, pratiquement toutes les entreprises ont dorénavant un site internet. Parmi celles-ci, plusieurs utilisent des logiciels de gestion de contenu</w:t>
      </w:r>
      <w:r w:rsidR="00C10A93">
        <w:rPr>
          <w:lang w:val="fr-CA"/>
        </w:rPr>
        <w:t xml:space="preserve"> (</w:t>
      </w:r>
      <w:r w:rsidR="00722245" w:rsidRPr="00722245">
        <w:rPr>
          <w:i/>
          <w:lang w:val="fr-CA"/>
        </w:rPr>
        <w:t>Content Management System</w:t>
      </w:r>
      <w:r w:rsidR="00430200">
        <w:rPr>
          <w:i/>
          <w:lang w:val="fr-CA"/>
        </w:rPr>
        <w:t xml:space="preserve"> - CMS</w:t>
      </w:r>
      <w:r w:rsidR="00C10A93">
        <w:rPr>
          <w:lang w:val="fr-CA"/>
        </w:rPr>
        <w:t>)</w:t>
      </w:r>
      <w:r>
        <w:rPr>
          <w:lang w:val="fr-CA"/>
        </w:rPr>
        <w:t>. Ces logiciels, relativement simples à utiliser, permettent à des personnes non spécialistes de l'informatique de mettre à jour l'information diffusée sur un site web. Ces tâches étant souvent confiées au personnel en bureautique, une portion du cours sera consacrée à l'utilisation de tels outils.</w:t>
      </w:r>
    </w:p>
    <w:p w14:paraId="62F6C312" w14:textId="77777777" w:rsidR="004133EB" w:rsidRDefault="004133EB">
      <w:pPr>
        <w:pStyle w:val="Corpsdetexte3"/>
        <w:jc w:val="both"/>
        <w:rPr>
          <w:lang w:val="fr-CA"/>
        </w:rPr>
      </w:pPr>
    </w:p>
    <w:p w14:paraId="1E47C604" w14:textId="18E7DCC2" w:rsidR="004133EB" w:rsidRPr="00933F8E" w:rsidRDefault="004133EB" w:rsidP="004133EB">
      <w:pPr>
        <w:rPr>
          <w:rFonts w:ascii="Arial" w:hAnsi="Arial"/>
          <w:b/>
        </w:rPr>
      </w:pPr>
      <w:r w:rsidRPr="00933F8E">
        <w:rPr>
          <w:rFonts w:ascii="Arial" w:hAnsi="Arial" w:cs="Arial"/>
          <w:b/>
          <w:bCs/>
        </w:rPr>
        <w:t>Situation</w:t>
      </w:r>
      <w:r w:rsidRPr="00933F8E">
        <w:rPr>
          <w:rFonts w:ascii="Arial" w:hAnsi="Arial"/>
          <w:b/>
        </w:rPr>
        <w:t xml:space="preserve"> du cours</w:t>
      </w:r>
      <w:r>
        <w:rPr>
          <w:rFonts w:ascii="Arial" w:hAnsi="Arial"/>
          <w:b/>
        </w:rPr>
        <w:t xml:space="preserve"> dans le cheminement académique de l'</w:t>
      </w:r>
      <w:del w:id="24" w:author="Patrice Brodeur [2]" w:date="2019-11-21T06:25:00Z">
        <w:r w:rsidDel="005E7871">
          <w:rPr>
            <w:rFonts w:ascii="Arial" w:hAnsi="Arial"/>
            <w:b/>
          </w:rPr>
          <w:delText>élève</w:delText>
        </w:r>
      </w:del>
      <w:ins w:id="25" w:author="Patrice Brodeur [2]" w:date="2019-11-21T06:25:00Z">
        <w:r w:rsidR="005E7871">
          <w:rPr>
            <w:rFonts w:ascii="Arial" w:hAnsi="Arial"/>
            <w:b/>
          </w:rPr>
          <w:t>étudiante</w:t>
        </w:r>
      </w:ins>
    </w:p>
    <w:p w14:paraId="42843EFA" w14:textId="77777777" w:rsidR="004133EB" w:rsidRDefault="004133EB" w:rsidP="004133EB">
      <w:pPr>
        <w:jc w:val="both"/>
        <w:rPr>
          <w:rFonts w:ascii="Arial" w:hAnsi="Arial"/>
        </w:rPr>
      </w:pPr>
    </w:p>
    <w:p w14:paraId="78A4E9F1" w14:textId="27172A33" w:rsidR="00562F1B" w:rsidRDefault="00D6721F" w:rsidP="00562F1B">
      <w:pPr>
        <w:pStyle w:val="Corpsdetexte3"/>
        <w:spacing w:after="120"/>
        <w:jc w:val="both"/>
        <w:rPr>
          <w:lang w:val="fr-CA"/>
        </w:rPr>
      </w:pPr>
      <w:r>
        <w:rPr>
          <w:lang w:val="fr-CA"/>
        </w:rPr>
        <w:t>Dans son cheminement en T</w:t>
      </w:r>
      <w:r w:rsidR="004133EB">
        <w:rPr>
          <w:lang w:val="fr-CA"/>
        </w:rPr>
        <w:t>echnique</w:t>
      </w:r>
      <w:r>
        <w:rPr>
          <w:lang w:val="fr-CA"/>
        </w:rPr>
        <w:t>s</w:t>
      </w:r>
      <w:r w:rsidR="004133EB">
        <w:rPr>
          <w:lang w:val="fr-CA"/>
        </w:rPr>
        <w:t xml:space="preserve"> de bureautique,</w:t>
      </w:r>
      <w:r w:rsidR="00B06789">
        <w:rPr>
          <w:lang w:val="fr-CA"/>
        </w:rPr>
        <w:t xml:space="preserve"> dès la 1</w:t>
      </w:r>
      <w:r w:rsidR="00B06789" w:rsidRPr="00D6721F">
        <w:rPr>
          <w:vertAlign w:val="superscript"/>
          <w:lang w:val="fr-CA"/>
        </w:rPr>
        <w:t>re</w:t>
      </w:r>
      <w:r w:rsidR="00B06789">
        <w:rPr>
          <w:lang w:val="fr-CA"/>
        </w:rPr>
        <w:t xml:space="preserve"> session,</w:t>
      </w:r>
      <w:r w:rsidR="004133EB">
        <w:rPr>
          <w:lang w:val="fr-CA"/>
        </w:rPr>
        <w:t xml:space="preserve"> l'</w:t>
      </w:r>
      <w:del w:id="26" w:author="Patrice Brodeur [2]" w:date="2019-11-21T06:25:00Z">
        <w:r w:rsidR="004133EB" w:rsidDel="005E7871">
          <w:rPr>
            <w:lang w:val="fr-CA"/>
          </w:rPr>
          <w:delText>élève</w:delText>
        </w:r>
      </w:del>
      <w:ins w:id="27" w:author="Patrice Brodeur [2]" w:date="2019-11-21T06:25:00Z">
        <w:r w:rsidR="005E7871">
          <w:rPr>
            <w:lang w:val="fr-CA"/>
          </w:rPr>
          <w:t>étudiante</w:t>
        </w:r>
      </w:ins>
      <w:r w:rsidR="004133EB">
        <w:rPr>
          <w:lang w:val="fr-CA"/>
        </w:rPr>
        <w:t xml:space="preserve"> </w:t>
      </w:r>
      <w:r w:rsidR="00B06789">
        <w:rPr>
          <w:lang w:val="fr-CA"/>
        </w:rPr>
        <w:t xml:space="preserve">apprend les bases de l'utilisation d'un poste de travail informatique en suivant </w:t>
      </w:r>
      <w:r w:rsidR="002F7BED">
        <w:rPr>
          <w:lang w:val="fr-CA"/>
        </w:rPr>
        <w:t>le cours « </w:t>
      </w:r>
      <w:r w:rsidR="004133EB">
        <w:rPr>
          <w:lang w:val="fr-CA"/>
        </w:rPr>
        <w:t>Outils bureautique</w:t>
      </w:r>
      <w:r>
        <w:rPr>
          <w:lang w:val="fr-CA"/>
        </w:rPr>
        <w:t>s</w:t>
      </w:r>
      <w:r w:rsidR="002F7BED">
        <w:rPr>
          <w:lang w:val="fr-CA"/>
        </w:rPr>
        <w:t> »</w:t>
      </w:r>
      <w:r w:rsidR="00B06789">
        <w:rPr>
          <w:lang w:val="fr-CA"/>
        </w:rPr>
        <w:t>.</w:t>
      </w:r>
    </w:p>
    <w:p w14:paraId="2FA66A46" w14:textId="4A858646" w:rsidR="004133EB" w:rsidRDefault="00B06789" w:rsidP="00562F1B">
      <w:pPr>
        <w:pStyle w:val="Corpsdetexte3"/>
        <w:spacing w:after="120"/>
        <w:jc w:val="both"/>
        <w:rPr>
          <w:lang w:val="fr-CA"/>
        </w:rPr>
      </w:pPr>
      <w:r>
        <w:rPr>
          <w:lang w:val="fr-CA"/>
        </w:rPr>
        <w:lastRenderedPageBreak/>
        <w:t>En 2</w:t>
      </w:r>
      <w:r w:rsidRPr="00B06789">
        <w:rPr>
          <w:vertAlign w:val="superscript"/>
          <w:lang w:val="fr-CA"/>
        </w:rPr>
        <w:t>e</w:t>
      </w:r>
      <w:r w:rsidR="002F7BED">
        <w:rPr>
          <w:lang w:val="fr-CA"/>
        </w:rPr>
        <w:t xml:space="preserve"> session, le cours « </w:t>
      </w:r>
      <w:r>
        <w:rPr>
          <w:lang w:val="fr-CA"/>
        </w:rPr>
        <w:t>Soutien technique</w:t>
      </w:r>
      <w:r w:rsidR="002F7BED">
        <w:rPr>
          <w:lang w:val="fr-CA"/>
        </w:rPr>
        <w:t> »</w:t>
      </w:r>
      <w:r>
        <w:rPr>
          <w:lang w:val="fr-CA"/>
        </w:rPr>
        <w:t xml:space="preserve"> vient complémenter son apprentissage de base en lui en</w:t>
      </w:r>
      <w:r w:rsidR="00562F1B">
        <w:rPr>
          <w:lang w:val="fr-CA"/>
        </w:rPr>
        <w:t>sei</w:t>
      </w:r>
      <w:r>
        <w:rPr>
          <w:lang w:val="fr-CA"/>
        </w:rPr>
        <w:t>gn</w:t>
      </w:r>
      <w:r w:rsidR="00562F1B">
        <w:rPr>
          <w:lang w:val="fr-CA"/>
        </w:rPr>
        <w:t>ant</w:t>
      </w:r>
      <w:r>
        <w:rPr>
          <w:lang w:val="fr-CA"/>
        </w:rPr>
        <w:t xml:space="preserve"> un ensemble</w:t>
      </w:r>
      <w:r w:rsidR="00562F1B">
        <w:rPr>
          <w:lang w:val="fr-CA"/>
        </w:rPr>
        <w:t xml:space="preserve"> de techniques modernes et</w:t>
      </w:r>
      <w:r>
        <w:rPr>
          <w:lang w:val="fr-CA"/>
        </w:rPr>
        <w:t xml:space="preserve"> d'outils logiciels</w:t>
      </w:r>
      <w:r w:rsidR="00562F1B">
        <w:rPr>
          <w:lang w:val="fr-CA"/>
        </w:rPr>
        <w:t xml:space="preserve"> liés au support technique et à </w:t>
      </w:r>
      <w:r w:rsidR="002C33E2">
        <w:rPr>
          <w:lang w:val="fr-CA"/>
        </w:rPr>
        <w:t xml:space="preserve">l'utilisation </w:t>
      </w:r>
      <w:r w:rsidR="00562F1B">
        <w:rPr>
          <w:lang w:val="fr-CA"/>
        </w:rPr>
        <w:t>d'environnements de travail informatique en mode collaboratif. Ainsi, au terme du cours, l'</w:t>
      </w:r>
      <w:del w:id="28" w:author="Patrice Brodeur [2]" w:date="2019-11-21T06:26:00Z">
        <w:r w:rsidR="00562F1B" w:rsidDel="005E7871">
          <w:rPr>
            <w:lang w:val="fr-CA"/>
          </w:rPr>
          <w:delText>élève</w:delText>
        </w:r>
      </w:del>
      <w:ins w:id="29" w:author="Patrice Brodeur [2]" w:date="2019-11-21T06:26:00Z">
        <w:r w:rsidR="005E7871">
          <w:rPr>
            <w:lang w:val="fr-CA"/>
          </w:rPr>
          <w:t>étudiante</w:t>
        </w:r>
      </w:ins>
      <w:r w:rsidR="00562F1B">
        <w:rPr>
          <w:lang w:val="fr-CA"/>
        </w:rPr>
        <w:t xml:space="preserve"> sera en mesure d'exploiter pleinement et efficacemen</w:t>
      </w:r>
      <w:r w:rsidR="002C33E2">
        <w:rPr>
          <w:lang w:val="fr-CA"/>
        </w:rPr>
        <w:t xml:space="preserve">t son environnement de travail et </w:t>
      </w:r>
      <w:r w:rsidR="00A16992">
        <w:rPr>
          <w:lang w:val="fr-CA"/>
        </w:rPr>
        <w:t>elle</w:t>
      </w:r>
      <w:r w:rsidR="00562F1B">
        <w:rPr>
          <w:lang w:val="fr-CA"/>
        </w:rPr>
        <w:t xml:space="preserve"> pourra assister ses collègues pour l'organisation des documents partagés (réseau local ou en ligne).</w:t>
      </w:r>
      <w:r w:rsidR="004133EB">
        <w:rPr>
          <w:lang w:val="fr-CA"/>
        </w:rPr>
        <w:t xml:space="preserve"> </w:t>
      </w:r>
    </w:p>
    <w:p w14:paraId="70289593" w14:textId="77777777" w:rsidR="006B726A" w:rsidRDefault="006B726A">
      <w:pPr>
        <w:tabs>
          <w:tab w:val="right" w:pos="9180"/>
        </w:tabs>
      </w:pPr>
    </w:p>
    <w:p w14:paraId="61D4941F" w14:textId="77777777" w:rsidR="006B726A" w:rsidRDefault="006B726A">
      <w:pPr>
        <w:tabs>
          <w:tab w:val="right" w:pos="9180"/>
        </w:tabs>
        <w:jc w:val="center"/>
        <w:sectPr w:rsidR="006B726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1440" w:right="1440" w:bottom="1440" w:left="1440" w:header="706" w:footer="706" w:gutter="0"/>
          <w:cols w:space="720"/>
          <w:titlePg/>
        </w:sectPr>
      </w:pPr>
    </w:p>
    <w:p w14:paraId="62F1D096" w14:textId="77777777" w:rsidR="006B726A" w:rsidRDefault="006B726A">
      <w:pPr>
        <w:pStyle w:val="Titre"/>
        <w:rPr>
          <w:sz w:val="28"/>
        </w:rPr>
      </w:pPr>
      <w:r>
        <w:rPr>
          <w:sz w:val="28"/>
        </w:rPr>
        <w:lastRenderedPageBreak/>
        <w:t>LES BALISES DU COURS</w:t>
      </w:r>
    </w:p>
    <w:p w14:paraId="41DDC10F" w14:textId="77777777" w:rsidR="006B726A" w:rsidRDefault="006B726A">
      <w:pPr>
        <w:pStyle w:val="Titre"/>
        <w:jc w:val="left"/>
      </w:pP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4" w:space="0" w:color="auto"/>
          <w:right w:val="single" w:sz="18" w:space="0" w:color="auto"/>
          <w:insideH w:val="single" w:sz="4" w:space="0" w:color="auto"/>
          <w:insideV w:val="single" w:sz="18" w:space="0" w:color="auto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  <w:tblPrChange w:id="30" w:author="Reda Hamza" w:date="2019-02-18T10:57:00Z">
          <w:tblPr>
            <w:tblW w:w="0" w:type="auto"/>
            <w:jc w:val="center"/>
            <w:tbl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  <w:insideH w:val="single" w:sz="4" w:space="0" w:color="auto"/>
              <w:insideV w:val="single" w:sz="18" w:space="0" w:color="auto"/>
            </w:tblBorders>
            <w:tblLayout w:type="fixed"/>
            <w:tblCellMar>
              <w:top w:w="113" w:type="dxa"/>
              <w:left w:w="70" w:type="dxa"/>
              <w:bottom w:w="113" w:type="dxa"/>
              <w:right w:w="7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762"/>
        <w:gridCol w:w="1352"/>
        <w:gridCol w:w="1614"/>
        <w:gridCol w:w="3352"/>
        <w:tblGridChange w:id="31">
          <w:tblGrid>
            <w:gridCol w:w="360"/>
            <w:gridCol w:w="360"/>
            <w:gridCol w:w="360"/>
            <w:gridCol w:w="360"/>
            <w:gridCol w:w="2322"/>
            <w:gridCol w:w="1352"/>
            <w:gridCol w:w="1614"/>
            <w:gridCol w:w="3352"/>
          </w:tblGrid>
        </w:tblGridChange>
      </w:tblGrid>
      <w:tr w:rsidR="006B726A" w14:paraId="6233B62A" w14:textId="77777777" w:rsidTr="6C905106">
        <w:trPr>
          <w:jc w:val="center"/>
          <w:trPrChange w:id="32" w:author="Reda Hamza" w:date="2019-02-18T10:57:00Z">
            <w:trPr>
              <w:gridAfter w:val="0"/>
              <w:jc w:val="center"/>
            </w:trPr>
          </w:trPrChange>
        </w:trPr>
        <w:tc>
          <w:tcPr>
            <w:tcW w:w="10080" w:type="dxa"/>
            <w:gridSpan w:val="4"/>
            <w:tcBorders>
              <w:top w:val="single" w:sz="18" w:space="0" w:color="auto"/>
              <w:bottom w:val="nil"/>
            </w:tcBorders>
            <w:tcPrChange w:id="33" w:author="Reda Hamza" w:date="2019-02-18T10:57:00Z">
              <w:tcPr>
                <w:tcW w:w="10080" w:type="dxa"/>
                <w:gridSpan w:val="4"/>
                <w:tcBorders>
                  <w:top w:val="single" w:sz="18" w:space="0" w:color="auto"/>
                  <w:bottom w:val="nil"/>
                </w:tcBorders>
              </w:tcPr>
            </w:tcPrChange>
          </w:tcPr>
          <w:p w14:paraId="1A2A5CF1" w14:textId="77777777" w:rsidR="006B726A" w:rsidRDefault="006B726A">
            <w:pPr>
              <w:rPr>
                <w:sz w:val="22"/>
              </w:rPr>
            </w:pPr>
            <w:r>
              <w:rPr>
                <w:b/>
                <w:sz w:val="22"/>
              </w:rPr>
              <w:t>Énoncé de compétence</w:t>
            </w:r>
            <w:r>
              <w:rPr>
                <w:sz w:val="22"/>
              </w:rPr>
              <w:t> : Assurer un soutien technique</w:t>
            </w:r>
          </w:p>
          <w:p w14:paraId="63681F9F" w14:textId="1ADDB016" w:rsidR="006B726A" w:rsidRDefault="006B726A" w:rsidP="00B462D7">
            <w:pPr>
              <w:pStyle w:val="En-tte"/>
              <w:tabs>
                <w:tab w:val="clear" w:pos="4536"/>
                <w:tab w:val="clear" w:pos="9072"/>
              </w:tabs>
            </w:pPr>
            <w:r>
              <w:rPr>
                <w:b/>
              </w:rPr>
              <w:t xml:space="preserve">Titre et no de cours </w:t>
            </w:r>
            <w:r>
              <w:t>: Soutien technique (420-</w:t>
            </w:r>
            <w:r w:rsidR="00C10A93">
              <w:t>41</w:t>
            </w:r>
            <w:r w:rsidR="009035FF">
              <w:t>2</w:t>
            </w:r>
            <w:r>
              <w:t>-</w:t>
            </w:r>
            <w:r w:rsidR="00C10A93">
              <w:t>AL</w:t>
            </w:r>
            <w:r>
              <w:t>)</w:t>
            </w:r>
          </w:p>
        </w:tc>
      </w:tr>
      <w:tr w:rsidR="006B726A" w14:paraId="5DA787C1" w14:textId="77777777" w:rsidTr="6C905106">
        <w:trPr>
          <w:jc w:val="center"/>
          <w:trPrChange w:id="34" w:author="Reda Hamza" w:date="2019-02-18T10:57:00Z">
            <w:trPr>
              <w:gridAfter w:val="0"/>
              <w:jc w:val="center"/>
            </w:trPr>
          </w:trPrChange>
        </w:trPr>
        <w:tc>
          <w:tcPr>
            <w:tcW w:w="3762" w:type="dxa"/>
            <w:tcBorders>
              <w:top w:val="single" w:sz="18" w:space="0" w:color="auto"/>
              <w:bottom w:val="nil"/>
            </w:tcBorders>
            <w:shd w:val="clear" w:color="auto" w:fill="FFFFFF" w:themeFill="background1"/>
            <w:vAlign w:val="center"/>
            <w:tcPrChange w:id="35" w:author="Reda Hamza" w:date="2019-02-18T10:57:00Z">
              <w:tcPr>
                <w:tcW w:w="3762" w:type="dxa"/>
                <w:tcBorders>
                  <w:top w:val="single" w:sz="18" w:space="0" w:color="auto"/>
                  <w:bottom w:val="nil"/>
                </w:tcBorders>
                <w:shd w:val="clear" w:color="auto" w:fill="FFFFFF" w:themeFill="background1"/>
              </w:tcPr>
            </w:tcPrChange>
          </w:tcPr>
          <w:p w14:paraId="0141BEA1" w14:textId="77777777" w:rsidR="006B726A" w:rsidRDefault="006B726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Objectifs terminaux</w:t>
            </w:r>
          </w:p>
        </w:tc>
        <w:tc>
          <w:tcPr>
            <w:tcW w:w="1352" w:type="dxa"/>
            <w:tcBorders>
              <w:top w:val="single" w:sz="18" w:space="0" w:color="auto"/>
              <w:bottom w:val="nil"/>
            </w:tcBorders>
            <w:shd w:val="clear" w:color="auto" w:fill="FFFFFF" w:themeFill="background1"/>
            <w:vAlign w:val="center"/>
            <w:tcPrChange w:id="36" w:author="Reda Hamza" w:date="2019-02-18T10:57:00Z">
              <w:tcPr>
                <w:tcW w:w="1352" w:type="dxa"/>
                <w:tcBorders>
                  <w:top w:val="single" w:sz="18" w:space="0" w:color="auto"/>
                  <w:bottom w:val="nil"/>
                </w:tcBorders>
                <w:shd w:val="clear" w:color="auto" w:fill="FFFFFF" w:themeFill="background1"/>
              </w:tcPr>
            </w:tcPrChange>
          </w:tcPr>
          <w:p w14:paraId="35A167D1" w14:textId="77777777" w:rsidR="006B726A" w:rsidRDefault="006B726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Importance</w:t>
            </w:r>
          </w:p>
          <w:p w14:paraId="5592F395" w14:textId="2664D289" w:rsidR="006B726A" w:rsidRDefault="003007B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</w:t>
            </w:r>
            <w:r w:rsidR="006B726A">
              <w:rPr>
                <w:b/>
                <w:sz w:val="22"/>
              </w:rPr>
              <w:t>elative</w:t>
            </w:r>
          </w:p>
        </w:tc>
        <w:tc>
          <w:tcPr>
            <w:tcW w:w="1614" w:type="dxa"/>
            <w:tcBorders>
              <w:top w:val="single" w:sz="18" w:space="0" w:color="auto"/>
              <w:bottom w:val="nil"/>
            </w:tcBorders>
            <w:shd w:val="clear" w:color="auto" w:fill="FFFFFF" w:themeFill="background1"/>
            <w:vAlign w:val="center"/>
            <w:tcPrChange w:id="37" w:author="Reda Hamza" w:date="2019-02-18T10:57:00Z">
              <w:tcPr>
                <w:tcW w:w="1614" w:type="dxa"/>
                <w:tcBorders>
                  <w:top w:val="single" w:sz="18" w:space="0" w:color="auto"/>
                  <w:bottom w:val="nil"/>
                </w:tcBorders>
                <w:shd w:val="clear" w:color="auto" w:fill="FFFFFF" w:themeFill="background1"/>
              </w:tcPr>
            </w:tcPrChange>
          </w:tcPr>
          <w:p w14:paraId="2A7C492D" w14:textId="77777777" w:rsidR="006B726A" w:rsidRDefault="006B726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Éléments de compétence</w:t>
            </w:r>
          </w:p>
        </w:tc>
        <w:tc>
          <w:tcPr>
            <w:tcW w:w="3352" w:type="dxa"/>
            <w:tcBorders>
              <w:top w:val="single" w:sz="18" w:space="0" w:color="auto"/>
              <w:bottom w:val="nil"/>
            </w:tcBorders>
            <w:shd w:val="clear" w:color="auto" w:fill="FFFFFF" w:themeFill="background1"/>
            <w:vAlign w:val="center"/>
            <w:tcPrChange w:id="38" w:author="Reda Hamza" w:date="2019-02-18T10:57:00Z">
              <w:tcPr>
                <w:tcW w:w="3352" w:type="dxa"/>
                <w:tcBorders>
                  <w:top w:val="single" w:sz="18" w:space="0" w:color="auto"/>
                  <w:bottom w:val="nil"/>
                </w:tcBorders>
                <w:shd w:val="clear" w:color="auto" w:fill="FFFFFF" w:themeFill="background1"/>
              </w:tcPr>
            </w:tcPrChange>
          </w:tcPr>
          <w:p w14:paraId="489A865D" w14:textId="77777777" w:rsidR="006B726A" w:rsidRDefault="006B726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Contenus essentiels</w:t>
            </w:r>
          </w:p>
        </w:tc>
      </w:tr>
      <w:tr w:rsidR="006B726A" w14:paraId="7B7C5ABD" w14:textId="77777777" w:rsidTr="6C905106">
        <w:trPr>
          <w:jc w:val="center"/>
          <w:trPrChange w:id="39" w:author="Reda Hamza" w:date="2019-02-18T10:57:00Z">
            <w:trPr>
              <w:gridAfter w:val="0"/>
              <w:jc w:val="center"/>
            </w:trPr>
          </w:trPrChange>
        </w:trPr>
        <w:tc>
          <w:tcPr>
            <w:tcW w:w="3762" w:type="dxa"/>
            <w:tcBorders>
              <w:top w:val="single" w:sz="18" w:space="0" w:color="auto"/>
              <w:bottom w:val="single" w:sz="18" w:space="0" w:color="auto"/>
            </w:tcBorders>
            <w:tcPrChange w:id="40" w:author="Reda Hamza" w:date="2019-02-18T10:57:00Z">
              <w:tcPr>
                <w:tcW w:w="3762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25318BCC" w14:textId="678B5CD3" w:rsidR="006B726A" w:rsidRPr="00B462D7" w:rsidRDefault="00CD65EB" w:rsidP="00B462D7">
            <w:pPr>
              <w:numPr>
                <w:ilvl w:val="0"/>
                <w:numId w:val="1"/>
              </w:numPr>
              <w:spacing w:line="240" w:lineRule="exact"/>
              <w:rPr>
                <w:rFonts w:ascii="Arial" w:hAnsi="Arial"/>
                <w:sz w:val="20"/>
              </w:rPr>
            </w:pPr>
            <w:r w:rsidRPr="00A318A5">
              <w:rPr>
                <w:rFonts w:ascii="Arial" w:hAnsi="Arial"/>
                <w:sz w:val="20"/>
              </w:rPr>
              <w:t>Connaître</w:t>
            </w:r>
            <w:r w:rsidR="0086267B">
              <w:rPr>
                <w:rFonts w:ascii="Arial" w:hAnsi="Arial"/>
                <w:sz w:val="20"/>
              </w:rPr>
              <w:t xml:space="preserve"> </w:t>
            </w:r>
            <w:r w:rsidR="009A0480">
              <w:rPr>
                <w:rFonts w:ascii="Arial" w:hAnsi="Arial"/>
                <w:sz w:val="20"/>
              </w:rPr>
              <w:t>les</w:t>
            </w:r>
            <w:r w:rsidR="0086267B">
              <w:rPr>
                <w:rFonts w:ascii="Arial" w:hAnsi="Arial"/>
                <w:sz w:val="20"/>
              </w:rPr>
              <w:t xml:space="preserve"> </w:t>
            </w:r>
            <w:r w:rsidR="006C1535" w:rsidRPr="00A318A5">
              <w:rPr>
                <w:rFonts w:ascii="Arial" w:hAnsi="Arial"/>
                <w:sz w:val="20"/>
              </w:rPr>
              <w:t>principales compos</w:t>
            </w:r>
            <w:r w:rsidR="0086267B">
              <w:rPr>
                <w:rFonts w:ascii="Arial" w:hAnsi="Arial"/>
                <w:sz w:val="20"/>
              </w:rPr>
              <w:t>antes d'un système informatique</w:t>
            </w:r>
            <w:r w:rsidR="009A0480">
              <w:rPr>
                <w:rFonts w:ascii="Arial" w:hAnsi="Arial"/>
                <w:sz w:val="20"/>
              </w:rPr>
              <w:t xml:space="preserve">, </w:t>
            </w:r>
            <w:r w:rsidR="0086267B">
              <w:rPr>
                <w:rFonts w:ascii="Arial" w:hAnsi="Arial"/>
                <w:sz w:val="20"/>
              </w:rPr>
              <w:t xml:space="preserve">afin de pouvoir </w:t>
            </w:r>
            <w:r w:rsidR="00B37DF7" w:rsidRPr="00A318A5">
              <w:rPr>
                <w:rFonts w:ascii="Arial" w:hAnsi="Arial"/>
                <w:sz w:val="20"/>
              </w:rPr>
              <w:t xml:space="preserve">établir un premier diagnostic </w:t>
            </w:r>
            <w:r w:rsidR="006C1535" w:rsidRPr="00A318A5">
              <w:rPr>
                <w:rFonts w:ascii="Arial" w:hAnsi="Arial"/>
                <w:sz w:val="20"/>
              </w:rPr>
              <w:t>en cas de p</w:t>
            </w:r>
            <w:ins w:id="41" w:author="Patrice Brodeur" w:date="2019-02-14T12:07:00Z">
              <w:r w:rsidR="00594F41">
                <w:rPr>
                  <w:rFonts w:ascii="Arial" w:hAnsi="Arial"/>
                  <w:sz w:val="20"/>
                </w:rPr>
                <w:t>roblèmes, et les régler pour des cas simples</w:t>
              </w:r>
            </w:ins>
            <w:r w:rsidR="002C39F8" w:rsidRPr="00A318A5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52" w:type="dxa"/>
            <w:tcBorders>
              <w:top w:val="single" w:sz="18" w:space="0" w:color="auto"/>
              <w:bottom w:val="single" w:sz="18" w:space="0" w:color="auto"/>
            </w:tcBorders>
            <w:tcPrChange w:id="42" w:author="Reda Hamza" w:date="2019-02-18T10:57:00Z">
              <w:tcPr>
                <w:tcW w:w="1352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62DDB22A" w14:textId="2D2CC6C5" w:rsidR="006B726A" w:rsidRDefault="00744BB3" w:rsidP="00B462D7">
            <w:pPr>
              <w:spacing w:line="240" w:lineRule="exact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</w:t>
            </w:r>
            <w:ins w:id="43" w:author="Patrice Brodeur" w:date="2019-02-14T15:17:00Z">
              <w:r w:rsidR="007C24AA">
                <w:rPr>
                  <w:rFonts w:ascii="Arial" w:hAnsi="Arial"/>
                  <w:sz w:val="20"/>
                </w:rPr>
                <w:t>5</w:t>
              </w:r>
            </w:ins>
            <w:del w:id="44" w:author="Patrice Brodeur" w:date="2019-02-14T15:17:00Z">
              <w:r w:rsidDel="007C24AA">
                <w:rPr>
                  <w:rFonts w:ascii="Arial" w:hAnsi="Arial"/>
                  <w:sz w:val="20"/>
                </w:rPr>
                <w:delText>0</w:delText>
              </w:r>
            </w:del>
            <w:r>
              <w:rPr>
                <w:rFonts w:ascii="Arial" w:hAnsi="Arial"/>
                <w:sz w:val="20"/>
              </w:rPr>
              <w:t xml:space="preserve"> %</w:t>
            </w:r>
          </w:p>
        </w:tc>
        <w:tc>
          <w:tcPr>
            <w:tcW w:w="1614" w:type="dxa"/>
            <w:tcBorders>
              <w:top w:val="single" w:sz="18" w:space="0" w:color="auto"/>
              <w:bottom w:val="single" w:sz="18" w:space="0" w:color="auto"/>
            </w:tcBorders>
            <w:tcPrChange w:id="45" w:author="Reda Hamza" w:date="2019-02-18T10:57:00Z">
              <w:tcPr>
                <w:tcW w:w="1614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47BC671C" w14:textId="74DE5334" w:rsidR="00E8657C" w:rsidRPr="005E7871" w:rsidRDefault="002C39F8" w:rsidP="001B2A8F">
            <w:pPr>
              <w:spacing w:line="240" w:lineRule="exact"/>
              <w:jc w:val="center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 xml:space="preserve">1, </w:t>
            </w:r>
            <w:r w:rsidR="00F86687" w:rsidRPr="005E7871">
              <w:rPr>
                <w:rFonts w:ascii="Arial" w:hAnsi="Arial"/>
                <w:sz w:val="20"/>
              </w:rPr>
              <w:t>2</w:t>
            </w:r>
            <w:r w:rsidR="00065573" w:rsidRPr="005E7871">
              <w:rPr>
                <w:rFonts w:ascii="Arial" w:hAnsi="Arial"/>
                <w:sz w:val="20"/>
              </w:rPr>
              <w:t>, 4</w:t>
            </w:r>
          </w:p>
        </w:tc>
        <w:tc>
          <w:tcPr>
            <w:tcW w:w="3352" w:type="dxa"/>
            <w:tcBorders>
              <w:top w:val="single" w:sz="18" w:space="0" w:color="auto"/>
              <w:bottom w:val="single" w:sz="18" w:space="0" w:color="auto"/>
            </w:tcBorders>
            <w:tcPrChange w:id="46" w:author="Reda Hamza" w:date="2019-02-18T10:57:00Z">
              <w:tcPr>
                <w:tcW w:w="3352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0E514960" w14:textId="145C51C5" w:rsidR="00F86687" w:rsidRPr="005E7871" w:rsidRDefault="0020259D" w:rsidP="00B86D65">
            <w:pPr>
              <w:pStyle w:val="Paragraphedeliste"/>
              <w:numPr>
                <w:ilvl w:val="1"/>
                <w:numId w:val="15"/>
              </w:numPr>
              <w:spacing w:line="240" w:lineRule="exact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P</w:t>
            </w:r>
            <w:r w:rsidR="00F86687" w:rsidRPr="005E7871">
              <w:rPr>
                <w:rFonts w:ascii="Arial" w:hAnsi="Arial"/>
                <w:sz w:val="20"/>
              </w:rPr>
              <w:t xml:space="preserve">rincipales composantes matérielles </w:t>
            </w:r>
            <w:r w:rsidR="00B86D65" w:rsidRPr="005E7871">
              <w:rPr>
                <w:rFonts w:ascii="Arial" w:hAnsi="Arial"/>
                <w:sz w:val="20"/>
              </w:rPr>
              <w:t xml:space="preserve">et périphériques </w:t>
            </w:r>
            <w:r w:rsidR="00F86687" w:rsidRPr="005E7871">
              <w:rPr>
                <w:rFonts w:ascii="Arial" w:hAnsi="Arial"/>
                <w:sz w:val="20"/>
              </w:rPr>
              <w:t>d’un système informatique</w:t>
            </w:r>
            <w:ins w:id="47" w:author="Patrice Brodeur" w:date="2019-02-14T12:15:00Z">
              <w:r w:rsidR="00594F41" w:rsidRPr="005E7871">
                <w:rPr>
                  <w:rFonts w:ascii="Arial" w:hAnsi="Arial"/>
                  <w:sz w:val="20"/>
                </w:rPr>
                <w:t xml:space="preserve"> (</w:t>
              </w:r>
            </w:ins>
            <w:ins w:id="48" w:author="Patrice Brodeur" w:date="2019-02-14T12:16:00Z">
              <w:r w:rsidR="00FA1B57" w:rsidRPr="005E7871">
                <w:rPr>
                  <w:rFonts w:ascii="Arial" w:hAnsi="Arial"/>
                  <w:sz w:val="20"/>
                </w:rPr>
                <w:t>utilité</w:t>
              </w:r>
            </w:ins>
            <w:ins w:id="49" w:author="Patrice Brodeur" w:date="2019-02-14T12:15:00Z">
              <w:r w:rsidR="00594F41" w:rsidRPr="005E7871">
                <w:rPr>
                  <w:rFonts w:ascii="Arial" w:hAnsi="Arial"/>
                  <w:sz w:val="20"/>
                </w:rPr>
                <w:t>)</w:t>
              </w:r>
            </w:ins>
            <w:r w:rsidR="00F86687" w:rsidRPr="005E7871">
              <w:rPr>
                <w:rFonts w:ascii="Arial" w:hAnsi="Arial"/>
                <w:sz w:val="20"/>
              </w:rPr>
              <w:t>.</w:t>
            </w:r>
          </w:p>
          <w:p w14:paraId="3006AF9F" w14:textId="77423D62" w:rsidR="00465C58" w:rsidRPr="005E7871" w:rsidRDefault="00465C58" w:rsidP="00465C58">
            <w:pPr>
              <w:pStyle w:val="Paragraphedeliste"/>
              <w:numPr>
                <w:ilvl w:val="1"/>
                <w:numId w:val="15"/>
              </w:numPr>
              <w:spacing w:line="240" w:lineRule="exact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 xml:space="preserve">Évaluation d’un ordinateur par rapport </w:t>
            </w:r>
            <w:r w:rsidR="008F22BC" w:rsidRPr="005E7871">
              <w:rPr>
                <w:rFonts w:ascii="Arial" w:hAnsi="Arial"/>
                <w:sz w:val="20"/>
              </w:rPr>
              <w:t>aux</w:t>
            </w:r>
            <w:r w:rsidRPr="005E7871">
              <w:rPr>
                <w:rFonts w:ascii="Arial" w:hAnsi="Arial"/>
                <w:sz w:val="20"/>
              </w:rPr>
              <w:t xml:space="preserve"> besoins</w:t>
            </w:r>
            <w:del w:id="50" w:author="Patrice Brodeur" w:date="2019-02-14T15:01:00Z">
              <w:r w:rsidRPr="005E7871" w:rsidDel="008F0A15">
                <w:rPr>
                  <w:rFonts w:ascii="Arial" w:hAnsi="Arial"/>
                  <w:sz w:val="20"/>
                </w:rPr>
                <w:delText xml:space="preserve"> </w:delText>
              </w:r>
              <w:r w:rsidR="00917B0A" w:rsidRPr="005E7871" w:rsidDel="008F0A15">
                <w:rPr>
                  <w:rFonts w:ascii="Arial" w:hAnsi="Arial"/>
                  <w:sz w:val="20"/>
                </w:rPr>
                <w:delText>identifiés</w:delText>
              </w:r>
            </w:del>
            <w:r w:rsidRPr="005E7871">
              <w:rPr>
                <w:rFonts w:ascii="Arial" w:hAnsi="Arial"/>
                <w:sz w:val="20"/>
              </w:rPr>
              <w:t>.</w:t>
            </w:r>
          </w:p>
          <w:p w14:paraId="6A57FAA1" w14:textId="0FCBA5A4" w:rsidR="00B86D65" w:rsidRPr="005E7871" w:rsidDel="00E378CF" w:rsidRDefault="00911EAA" w:rsidP="00B86D65">
            <w:pPr>
              <w:pStyle w:val="Paragraphedeliste"/>
              <w:numPr>
                <w:ilvl w:val="1"/>
                <w:numId w:val="15"/>
              </w:numPr>
              <w:spacing w:line="240" w:lineRule="exact"/>
              <w:rPr>
                <w:del w:id="51" w:author="Patrice Brodeur" w:date="2019-02-14T15:01:00Z"/>
                <w:rFonts w:ascii="Arial" w:hAnsi="Arial"/>
                <w:sz w:val="20"/>
              </w:rPr>
            </w:pPr>
            <w:del w:id="52" w:author="Patrice Brodeur" w:date="2019-02-14T15:01:00Z">
              <w:r w:rsidRPr="005E7871" w:rsidDel="00E378CF">
                <w:rPr>
                  <w:rFonts w:ascii="Arial" w:hAnsi="Arial"/>
                  <w:sz w:val="20"/>
                </w:rPr>
                <w:delText xml:space="preserve">Gestion </w:delText>
              </w:r>
              <w:r w:rsidR="000979CC" w:rsidRPr="005E7871" w:rsidDel="00E378CF">
                <w:rPr>
                  <w:rFonts w:ascii="Arial" w:hAnsi="Arial"/>
                  <w:sz w:val="20"/>
                </w:rPr>
                <w:delText>des supports de données numériques.</w:delText>
              </w:r>
            </w:del>
          </w:p>
          <w:p w14:paraId="4A3348F8" w14:textId="5AC523A9" w:rsidR="000979CC" w:rsidRPr="005E7871" w:rsidDel="00E378CF" w:rsidRDefault="000979CC" w:rsidP="009035F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53" w:author="Patrice Brodeur" w:date="2019-02-14T15:01:00Z"/>
                <w:rFonts w:ascii="Arial" w:hAnsi="Arial"/>
                <w:sz w:val="20"/>
              </w:rPr>
            </w:pPr>
            <w:del w:id="54" w:author="Patrice Brodeur" w:date="2019-02-14T15:01:00Z">
              <w:r w:rsidRPr="005E7871" w:rsidDel="00E378CF">
                <w:rPr>
                  <w:rFonts w:ascii="Arial" w:hAnsi="Arial"/>
                  <w:sz w:val="20"/>
                </w:rPr>
                <w:delText>Partitionnement</w:delText>
              </w:r>
            </w:del>
          </w:p>
          <w:p w14:paraId="174A4F6F" w14:textId="13831275" w:rsidR="000979CC" w:rsidRPr="005E7871" w:rsidDel="00E378CF" w:rsidRDefault="000979CC" w:rsidP="009035F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55" w:author="Patrice Brodeur" w:date="2019-02-14T15:01:00Z"/>
                <w:rFonts w:ascii="Arial" w:hAnsi="Arial"/>
                <w:sz w:val="20"/>
              </w:rPr>
            </w:pPr>
            <w:del w:id="56" w:author="Patrice Brodeur" w:date="2019-02-14T15:01:00Z">
              <w:r w:rsidRPr="005E7871" w:rsidDel="00E378CF">
                <w:rPr>
                  <w:rFonts w:ascii="Arial" w:hAnsi="Arial"/>
                  <w:sz w:val="20"/>
                </w:rPr>
                <w:delText>Formatage</w:delText>
              </w:r>
            </w:del>
          </w:p>
          <w:p w14:paraId="49B1ABD4" w14:textId="77777777" w:rsidR="00465C58" w:rsidRPr="005E7871" w:rsidRDefault="00465C58" w:rsidP="00465C58">
            <w:pPr>
              <w:pStyle w:val="Paragraphedeliste"/>
              <w:numPr>
                <w:ilvl w:val="1"/>
                <w:numId w:val="15"/>
              </w:numPr>
              <w:spacing w:line="240" w:lineRule="exact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Distinguer les logiciels système et les logiciels d’application.</w:t>
            </w:r>
          </w:p>
          <w:p w14:paraId="661C9088" w14:textId="2D2ADC1D" w:rsidR="007B5DF6" w:rsidRPr="005E7871" w:rsidRDefault="00FA1B57" w:rsidP="00465C58">
            <w:pPr>
              <w:pStyle w:val="Paragraphedeliste"/>
              <w:numPr>
                <w:ilvl w:val="1"/>
                <w:numId w:val="15"/>
              </w:numPr>
              <w:spacing w:line="240" w:lineRule="exact"/>
              <w:rPr>
                <w:rFonts w:ascii="Arial" w:hAnsi="Arial"/>
                <w:sz w:val="20"/>
              </w:rPr>
            </w:pPr>
            <w:ins w:id="57" w:author="Patrice Brodeur" w:date="2019-02-14T12:16:00Z">
              <w:r w:rsidRPr="005E7871">
                <w:rPr>
                  <w:rFonts w:ascii="Arial" w:hAnsi="Arial"/>
                  <w:sz w:val="20"/>
                </w:rPr>
                <w:t xml:space="preserve">Branchement et configuration d’un </w:t>
              </w:r>
            </w:ins>
            <w:ins w:id="58" w:author="Patrice Brodeur" w:date="2019-02-14T12:17:00Z">
              <w:r w:rsidRPr="005E7871">
                <w:rPr>
                  <w:rFonts w:ascii="Arial" w:hAnsi="Arial"/>
                  <w:sz w:val="20"/>
                </w:rPr>
                <w:t xml:space="preserve">nouveau périphérique (imprimante, souris, </w:t>
              </w:r>
              <w:proofErr w:type="spellStart"/>
              <w:r w:rsidRPr="005E7871">
                <w:rPr>
                  <w:rFonts w:ascii="Arial" w:hAnsi="Arial"/>
                  <w:sz w:val="20"/>
                </w:rPr>
                <w:t>etc</w:t>
              </w:r>
              <w:proofErr w:type="spellEnd"/>
              <w:r w:rsidRPr="005E7871">
                <w:rPr>
                  <w:rFonts w:ascii="Arial" w:hAnsi="Arial"/>
                  <w:sz w:val="20"/>
                </w:rPr>
                <w:t>)</w:t>
              </w:r>
            </w:ins>
            <w:del w:id="59" w:author="Patrice Brodeur" w:date="2019-02-14T12:17:00Z">
              <w:r w:rsidR="007B5DF6" w:rsidRPr="005E7871" w:rsidDel="00FA1B57">
                <w:rPr>
                  <w:rFonts w:ascii="Arial" w:hAnsi="Arial"/>
                  <w:sz w:val="20"/>
                </w:rPr>
                <w:delText>Installation et mise à jour de pilotes de périphériques</w:delText>
              </w:r>
            </w:del>
            <w:r w:rsidR="007B5DF6" w:rsidRPr="005E7871">
              <w:rPr>
                <w:rFonts w:ascii="Arial" w:hAnsi="Arial"/>
                <w:sz w:val="20"/>
              </w:rPr>
              <w:t>.</w:t>
            </w:r>
          </w:p>
          <w:p w14:paraId="0981CB2F" w14:textId="69EEF1ED" w:rsidR="00CA076F" w:rsidRPr="005E7871" w:rsidDel="00FA1B57" w:rsidRDefault="00FA1B57" w:rsidP="00465C58">
            <w:pPr>
              <w:pStyle w:val="Paragraphedeliste"/>
              <w:numPr>
                <w:ilvl w:val="1"/>
                <w:numId w:val="15"/>
              </w:numPr>
              <w:spacing w:line="240" w:lineRule="exact"/>
              <w:rPr>
                <w:del w:id="60" w:author="Patrice Brodeur" w:date="2019-02-14T12:20:00Z"/>
                <w:rFonts w:ascii="Arial" w:hAnsi="Arial"/>
                <w:sz w:val="20"/>
              </w:rPr>
            </w:pPr>
            <w:ins w:id="61" w:author="Patrice Brodeur" w:date="2019-02-14T12:18:00Z">
              <w:r w:rsidRPr="005E7871">
                <w:rPr>
                  <w:rFonts w:ascii="Arial" w:hAnsi="Arial"/>
                  <w:sz w:val="20"/>
                </w:rPr>
                <w:t xml:space="preserve">Imprimantes </w:t>
              </w:r>
            </w:ins>
            <w:ins w:id="62" w:author="Patrice Brodeur" w:date="2019-02-14T12:19:00Z">
              <w:r w:rsidRPr="005E7871">
                <w:rPr>
                  <w:rFonts w:ascii="Arial" w:hAnsi="Arial"/>
                  <w:sz w:val="20"/>
                </w:rPr>
                <w:t xml:space="preserve">et numériseurs </w:t>
              </w:r>
            </w:ins>
            <w:ins w:id="63" w:author="Patrice Brodeur" w:date="2019-02-14T12:18:00Z">
              <w:r w:rsidRPr="005E7871">
                <w:rPr>
                  <w:rFonts w:ascii="Arial" w:hAnsi="Arial"/>
                  <w:sz w:val="20"/>
                </w:rPr>
                <w:t>(fonctionnement de base, configuration, d</w:t>
              </w:r>
            </w:ins>
            <w:del w:id="64" w:author="Patrice Brodeur" w:date="2019-02-14T12:18:00Z">
              <w:r w:rsidR="00CA076F" w:rsidRPr="005E7871" w:rsidDel="00FA1B57">
                <w:rPr>
                  <w:rFonts w:ascii="Arial" w:hAnsi="Arial"/>
                  <w:sz w:val="20"/>
                </w:rPr>
                <w:delText>D</w:delText>
              </w:r>
            </w:del>
            <w:r w:rsidR="00CA076F" w:rsidRPr="005E7871">
              <w:rPr>
                <w:rFonts w:ascii="Arial" w:hAnsi="Arial"/>
                <w:sz w:val="20"/>
              </w:rPr>
              <w:t>iagnostic et résolution de problèmes</w:t>
            </w:r>
            <w:ins w:id="65" w:author="Patrice Brodeur" w:date="2019-02-14T12:19:00Z">
              <w:r w:rsidRPr="005E7871">
                <w:rPr>
                  <w:rFonts w:ascii="Arial" w:hAnsi="Arial"/>
                  <w:sz w:val="20"/>
                </w:rPr>
                <w:t xml:space="preserve"> </w:t>
              </w:r>
            </w:ins>
            <w:ins w:id="66" w:author="Patrice Brodeur" w:date="2019-02-14T15:11:00Z">
              <w:r w:rsidR="003D0F89" w:rsidRPr="005E7871">
                <w:rPr>
                  <w:rFonts w:ascii="Arial" w:hAnsi="Arial"/>
                  <w:sz w:val="20"/>
                </w:rPr>
                <w:t>physiques</w:t>
              </w:r>
              <w:r w:rsidR="00AB2E4D" w:rsidRPr="005E7871">
                <w:rPr>
                  <w:rFonts w:ascii="Arial" w:hAnsi="Arial"/>
                  <w:sz w:val="20"/>
                </w:rPr>
                <w:t xml:space="preserve"> </w:t>
              </w:r>
            </w:ins>
            <w:ins w:id="67" w:author="Patrice Brodeur" w:date="2019-02-14T12:19:00Z">
              <w:r w:rsidRPr="005E7871">
                <w:rPr>
                  <w:rFonts w:ascii="Arial" w:hAnsi="Arial"/>
                  <w:sz w:val="20"/>
                </w:rPr>
                <w:t>simples</w:t>
              </w:r>
            </w:ins>
            <w:del w:id="68" w:author="Patrice Brodeur" w:date="2019-02-14T12:18:00Z">
              <w:r w:rsidR="00CA076F" w:rsidRPr="005E7871" w:rsidDel="00FA1B57">
                <w:rPr>
                  <w:rFonts w:ascii="Arial" w:hAnsi="Arial"/>
                  <w:sz w:val="20"/>
                </w:rPr>
                <w:delText xml:space="preserve"> de configuration</w:delText>
              </w:r>
            </w:del>
            <w:ins w:id="69" w:author="Patrice Brodeur" w:date="2019-02-14T12:18:00Z">
              <w:r w:rsidRPr="005E7871">
                <w:rPr>
                  <w:rFonts w:ascii="Arial" w:hAnsi="Arial"/>
                  <w:sz w:val="20"/>
                </w:rPr>
                <w:t>)</w:t>
              </w:r>
            </w:ins>
            <w:r w:rsidR="00CA076F" w:rsidRPr="005E7871">
              <w:rPr>
                <w:rFonts w:ascii="Arial" w:hAnsi="Arial"/>
                <w:sz w:val="20"/>
              </w:rPr>
              <w:t>.</w:t>
            </w:r>
          </w:p>
          <w:p w14:paraId="6F8DD36F" w14:textId="08DE99CD" w:rsidR="00A06EB7" w:rsidRPr="005E7871" w:rsidRDefault="00D9221B" w:rsidP="00FA1B57">
            <w:pPr>
              <w:pStyle w:val="Paragraphedeliste"/>
              <w:numPr>
                <w:ilvl w:val="1"/>
                <w:numId w:val="15"/>
              </w:numPr>
              <w:spacing w:line="240" w:lineRule="exact"/>
              <w:rPr>
                <w:rFonts w:ascii="Arial" w:hAnsi="Arial"/>
                <w:sz w:val="20"/>
              </w:rPr>
            </w:pPr>
            <w:del w:id="70" w:author="Patrice Brodeur" w:date="2019-02-14T12:20:00Z">
              <w:r w:rsidRPr="005E7871" w:rsidDel="00FA1B57">
                <w:rPr>
                  <w:rFonts w:ascii="Arial" w:hAnsi="Arial"/>
                  <w:sz w:val="20"/>
                </w:rPr>
                <w:delText>Résolution de problèmes liés aux imprimantes et au</w:delText>
              </w:r>
              <w:r w:rsidR="009035FF" w:rsidRPr="005E7871" w:rsidDel="00FA1B57">
                <w:rPr>
                  <w:rFonts w:ascii="Arial" w:hAnsi="Arial"/>
                  <w:sz w:val="20"/>
                </w:rPr>
                <w:delText>x</w:delText>
              </w:r>
              <w:r w:rsidRPr="005E7871" w:rsidDel="00FA1B57">
                <w:rPr>
                  <w:rFonts w:ascii="Arial" w:hAnsi="Arial"/>
                  <w:sz w:val="20"/>
                </w:rPr>
                <w:delText xml:space="preserve"> numériseur</w:delText>
              </w:r>
              <w:r w:rsidR="009035FF" w:rsidRPr="005E7871" w:rsidDel="00FA1B57">
                <w:rPr>
                  <w:rFonts w:ascii="Arial" w:hAnsi="Arial"/>
                  <w:sz w:val="20"/>
                </w:rPr>
                <w:delText>s</w:delText>
              </w:r>
              <w:r w:rsidRPr="005E7871" w:rsidDel="00FA1B57">
                <w:rPr>
                  <w:rFonts w:ascii="Arial" w:hAnsi="Arial"/>
                  <w:sz w:val="20"/>
                </w:rPr>
                <w:delText>.</w:delText>
              </w:r>
            </w:del>
          </w:p>
        </w:tc>
      </w:tr>
      <w:tr w:rsidR="001B2A8F" w14:paraId="26C682C0" w14:textId="77777777" w:rsidTr="6C905106">
        <w:trPr>
          <w:jc w:val="center"/>
          <w:trPrChange w:id="71" w:author="Reda Hamza" w:date="2019-02-18T10:57:00Z">
            <w:trPr>
              <w:gridAfter w:val="0"/>
              <w:jc w:val="center"/>
            </w:trPr>
          </w:trPrChange>
        </w:trPr>
        <w:tc>
          <w:tcPr>
            <w:tcW w:w="3762" w:type="dxa"/>
            <w:tcBorders>
              <w:top w:val="single" w:sz="18" w:space="0" w:color="auto"/>
              <w:bottom w:val="single" w:sz="18" w:space="0" w:color="auto"/>
            </w:tcBorders>
            <w:tcPrChange w:id="72" w:author="Reda Hamza" w:date="2019-02-18T10:57:00Z">
              <w:tcPr>
                <w:tcW w:w="3762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5219D011" w14:textId="78B3558E" w:rsidR="001B2A8F" w:rsidRPr="00B462D7" w:rsidRDefault="001B2A8F" w:rsidP="001B2A8F">
            <w:pPr>
              <w:numPr>
                <w:ilvl w:val="0"/>
                <w:numId w:val="1"/>
              </w:numPr>
              <w:spacing w:line="240" w:lineRule="exact"/>
              <w:rPr>
                <w:rFonts w:ascii="Arial" w:hAnsi="Arial"/>
                <w:sz w:val="20"/>
              </w:rPr>
            </w:pPr>
            <w:del w:id="73" w:author="Patrice Brodeur" w:date="2019-02-14T15:20:00Z">
              <w:r w:rsidDel="00816657">
                <w:rPr>
                  <w:rFonts w:ascii="Arial" w:hAnsi="Arial"/>
                  <w:sz w:val="20"/>
                </w:rPr>
                <w:delText>Maitriser l’environnement d’un système d’exploitation graphique, e</w:delText>
              </w:r>
            </w:del>
            <w:ins w:id="74" w:author="Patrice Brodeur" w:date="2019-02-14T15:20:00Z">
              <w:r w:rsidR="00816657">
                <w:rPr>
                  <w:rFonts w:ascii="Arial" w:hAnsi="Arial"/>
                  <w:sz w:val="20"/>
                </w:rPr>
                <w:t>E</w:t>
              </w:r>
            </w:ins>
            <w:r>
              <w:rPr>
                <w:rFonts w:ascii="Arial" w:hAnsi="Arial"/>
                <w:sz w:val="20"/>
              </w:rPr>
              <w:t xml:space="preserve">xploiter </w:t>
            </w:r>
            <w:ins w:id="75" w:author="Patrice Brodeur" w:date="2019-02-14T15:21:00Z">
              <w:r w:rsidR="005A1F0A">
                <w:rPr>
                  <w:rFonts w:ascii="Arial" w:hAnsi="Arial"/>
                  <w:sz w:val="20"/>
                </w:rPr>
                <w:t>l</w:t>
              </w:r>
            </w:ins>
            <w:del w:id="76" w:author="Patrice Brodeur" w:date="2019-02-14T15:21:00Z">
              <w:r w:rsidDel="005A1F0A">
                <w:rPr>
                  <w:rFonts w:ascii="Arial" w:hAnsi="Arial"/>
                  <w:sz w:val="20"/>
                </w:rPr>
                <w:delText>s</w:delText>
              </w:r>
            </w:del>
            <w:r>
              <w:rPr>
                <w:rFonts w:ascii="Arial" w:hAnsi="Arial"/>
                <w:sz w:val="20"/>
              </w:rPr>
              <w:t xml:space="preserve">es principaux outils </w:t>
            </w:r>
            <w:ins w:id="77" w:author="Patrice Brodeur" w:date="2019-02-14T15:21:00Z">
              <w:r w:rsidR="00BD72FE">
                <w:rPr>
                  <w:rFonts w:ascii="Arial" w:hAnsi="Arial"/>
                  <w:sz w:val="20"/>
                </w:rPr>
                <w:t>du système d’exploitation</w:t>
              </w:r>
              <w:r w:rsidR="005E0AF0">
                <w:rPr>
                  <w:rFonts w:ascii="Arial" w:hAnsi="Arial"/>
                  <w:sz w:val="20"/>
                </w:rPr>
                <w:t xml:space="preserve"> et appliquer </w:t>
              </w:r>
              <w:r w:rsidR="002C3936">
                <w:rPr>
                  <w:rFonts w:ascii="Arial" w:hAnsi="Arial"/>
                  <w:sz w:val="20"/>
                </w:rPr>
                <w:t>les bonnes techniques</w:t>
              </w:r>
              <w:r w:rsidR="000256E5">
                <w:rPr>
                  <w:rFonts w:ascii="Arial" w:hAnsi="Arial"/>
                  <w:sz w:val="20"/>
                </w:rPr>
                <w:t xml:space="preserve"> </w:t>
              </w:r>
            </w:ins>
            <w:r>
              <w:rPr>
                <w:rFonts w:ascii="Arial" w:hAnsi="Arial"/>
                <w:sz w:val="20"/>
              </w:rPr>
              <w:t xml:space="preserve">de maintenance </w:t>
            </w:r>
            <w:ins w:id="78" w:author="Patrice Brodeur" w:date="2019-02-14T15:21:00Z">
              <w:r w:rsidR="00BA4CB9">
                <w:rPr>
                  <w:rFonts w:ascii="Arial" w:hAnsi="Arial"/>
                  <w:sz w:val="20"/>
                </w:rPr>
                <w:t>du poste de travail</w:t>
              </w:r>
            </w:ins>
            <w:del w:id="79" w:author="Patrice Brodeur" w:date="2019-02-14T15:22:00Z">
              <w:r w:rsidDel="00BA4CB9">
                <w:rPr>
                  <w:rFonts w:ascii="Arial" w:hAnsi="Arial"/>
                  <w:sz w:val="20"/>
                </w:rPr>
                <w:delText>et configurer des logiciels d’application</w:delText>
              </w:r>
            </w:del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352" w:type="dxa"/>
            <w:tcBorders>
              <w:top w:val="single" w:sz="18" w:space="0" w:color="auto"/>
              <w:bottom w:val="single" w:sz="18" w:space="0" w:color="auto"/>
            </w:tcBorders>
            <w:tcPrChange w:id="80" w:author="Reda Hamza" w:date="2019-02-18T10:57:00Z">
              <w:tcPr>
                <w:tcW w:w="1352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2ADD1600" w14:textId="1080CC0D" w:rsidR="001B2A8F" w:rsidRDefault="00AC4AC1" w:rsidP="001B2A8F">
            <w:pPr>
              <w:spacing w:line="240" w:lineRule="exact"/>
              <w:jc w:val="center"/>
              <w:rPr>
                <w:rFonts w:ascii="Arial" w:hAnsi="Arial"/>
                <w:sz w:val="20"/>
              </w:rPr>
            </w:pPr>
            <w:ins w:id="81" w:author="Patrice Brodeur" w:date="2019-02-14T15:49:00Z">
              <w:r>
                <w:rPr>
                  <w:rFonts w:ascii="Arial" w:hAnsi="Arial"/>
                  <w:sz w:val="20"/>
                </w:rPr>
                <w:t>2</w:t>
              </w:r>
            </w:ins>
            <w:del w:id="82" w:author="Patrice Brodeur" w:date="2019-02-14T15:49:00Z">
              <w:r w:rsidR="001B2A8F" w:rsidDel="00AC4AC1">
                <w:rPr>
                  <w:rFonts w:ascii="Arial" w:hAnsi="Arial"/>
                  <w:sz w:val="20"/>
                </w:rPr>
                <w:delText>3</w:delText>
              </w:r>
            </w:del>
            <w:r w:rsidR="001B2A8F">
              <w:rPr>
                <w:rFonts w:ascii="Arial" w:hAnsi="Arial"/>
                <w:sz w:val="20"/>
              </w:rPr>
              <w:t>0%</w:t>
            </w:r>
          </w:p>
        </w:tc>
        <w:tc>
          <w:tcPr>
            <w:tcW w:w="1614" w:type="dxa"/>
            <w:tcBorders>
              <w:top w:val="single" w:sz="18" w:space="0" w:color="auto"/>
              <w:bottom w:val="single" w:sz="18" w:space="0" w:color="auto"/>
            </w:tcBorders>
            <w:tcPrChange w:id="83" w:author="Reda Hamza" w:date="2019-02-18T10:57:00Z">
              <w:tcPr>
                <w:tcW w:w="1614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0B69CEBB" w14:textId="4D758FC6" w:rsidR="001B2A8F" w:rsidRDefault="001B2A8F" w:rsidP="001B2A8F">
            <w:pPr>
              <w:spacing w:line="240" w:lineRule="exact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2, 3, 4</w:t>
            </w:r>
          </w:p>
        </w:tc>
        <w:tc>
          <w:tcPr>
            <w:tcW w:w="3352" w:type="dxa"/>
            <w:tcBorders>
              <w:top w:val="single" w:sz="18" w:space="0" w:color="auto"/>
              <w:bottom w:val="single" w:sz="18" w:space="0" w:color="auto"/>
            </w:tcBorders>
            <w:tcPrChange w:id="84" w:author="Reda Hamza" w:date="2019-02-18T10:57:00Z">
              <w:tcPr>
                <w:tcW w:w="3352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60C45D53" w14:textId="77777777" w:rsidR="001B2A8F" w:rsidRPr="005E7871" w:rsidRDefault="001B2A8F" w:rsidP="001B2A8F">
            <w:pPr>
              <w:pStyle w:val="Notedebasdepage"/>
              <w:numPr>
                <w:ilvl w:val="1"/>
                <w:numId w:val="26"/>
              </w:numPr>
              <w:spacing w:line="240" w:lineRule="exact"/>
              <w:rPr>
                <w:rFonts w:ascii="Arial" w:hAnsi="Arial"/>
              </w:rPr>
            </w:pPr>
            <w:r w:rsidRPr="005E7871">
              <w:rPr>
                <w:rFonts w:ascii="Arial" w:hAnsi="Arial"/>
              </w:rPr>
              <w:t>Environnement Windows</w:t>
            </w:r>
          </w:p>
          <w:p w14:paraId="683D2F50" w14:textId="009E1789" w:rsidR="001B2A8F" w:rsidRPr="005E7871" w:rsidDel="00790317" w:rsidRDefault="00C213A7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85" w:author="Patrice Brodeur" w:date="2019-02-14T15:25:00Z"/>
                <w:rFonts w:ascii="Arial" w:hAnsi="Arial"/>
                <w:sz w:val="20"/>
              </w:rPr>
            </w:pPr>
            <w:ins w:id="86" w:author="Patrice Brodeur" w:date="2019-02-14T15:24:00Z">
              <w:r w:rsidRPr="005E7871">
                <w:rPr>
                  <w:rFonts w:ascii="Arial" w:hAnsi="Arial"/>
                  <w:sz w:val="20"/>
                </w:rPr>
                <w:t>Rappel des notions de base (</w:t>
              </w:r>
              <w:r w:rsidR="00EE24AE" w:rsidRPr="005E7871">
                <w:rPr>
                  <w:rFonts w:ascii="Arial" w:hAnsi="Arial"/>
                  <w:sz w:val="20"/>
                </w:rPr>
                <w:t xml:space="preserve">fenêtres, </w:t>
              </w:r>
            </w:ins>
            <w:ins w:id="87" w:author="Patrice Brodeur" w:date="2019-02-14T15:25:00Z">
              <w:r w:rsidR="00EE24AE" w:rsidRPr="005E7871">
                <w:rPr>
                  <w:rFonts w:ascii="Arial" w:hAnsi="Arial"/>
                  <w:sz w:val="20"/>
                </w:rPr>
                <w:t xml:space="preserve">menu, barre des tâches, </w:t>
              </w:r>
              <w:proofErr w:type="spellStart"/>
              <w:r w:rsidR="00EE24AE" w:rsidRPr="005E7871">
                <w:rPr>
                  <w:rFonts w:ascii="Arial" w:hAnsi="Arial"/>
                  <w:sz w:val="20"/>
                </w:rPr>
                <w:t>etc</w:t>
              </w:r>
              <w:proofErr w:type="spellEnd"/>
              <w:r w:rsidR="00EE24AE" w:rsidRPr="005E7871">
                <w:rPr>
                  <w:rFonts w:ascii="Arial" w:hAnsi="Arial"/>
                  <w:sz w:val="20"/>
                </w:rPr>
                <w:t>)</w:t>
              </w:r>
            </w:ins>
            <w:del w:id="88" w:author="Patrice Brodeur" w:date="2019-02-14T15:25:00Z">
              <w:r w:rsidR="001B2A8F" w:rsidRPr="005E7871" w:rsidDel="00EE24AE">
                <w:rPr>
                  <w:rFonts w:ascii="Arial" w:hAnsi="Arial"/>
                  <w:sz w:val="20"/>
                </w:rPr>
                <w:delText>Utilisation du vocabulaire propre au domaine.</w:delText>
              </w:r>
            </w:del>
          </w:p>
          <w:p w14:paraId="2B8AD4FA" w14:textId="77777777" w:rsidR="00790317" w:rsidRPr="005E7871" w:rsidRDefault="00790317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ins w:id="89" w:author="Patrice Brodeur" w:date="2019-02-14T15:25:00Z"/>
                <w:rFonts w:ascii="Arial" w:hAnsi="Arial"/>
                <w:sz w:val="20"/>
              </w:rPr>
            </w:pPr>
          </w:p>
          <w:p w14:paraId="0E4CFB10" w14:textId="77777777" w:rsidR="001B2A8F" w:rsidRPr="005E7871" w:rsidDel="00BD187E" w:rsidRDefault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90" w:author="Patrice Brodeur" w:date="2019-02-14T15:25:00Z"/>
                <w:rFonts w:ascii="Arial" w:hAnsi="Arial"/>
                <w:sz w:val="20"/>
              </w:rPr>
            </w:pPr>
            <w:del w:id="91" w:author="Patrice Brodeur" w:date="2019-02-14T15:25:00Z">
              <w:r w:rsidRPr="005E7871" w:rsidDel="00BD187E">
                <w:rPr>
                  <w:rFonts w:ascii="Arial" w:hAnsi="Arial"/>
                  <w:sz w:val="20"/>
                </w:rPr>
                <w:delText>Notions de base</w:delText>
              </w:r>
            </w:del>
          </w:p>
          <w:p w14:paraId="624BB77E" w14:textId="5C31F1F2" w:rsidR="004B42A6" w:rsidRPr="005E7871" w:rsidRDefault="001B2A8F" w:rsidP="00790317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ins w:id="92" w:author="Patrice Brodeur" w:date="2019-02-14T15:26:00Z"/>
                <w:rFonts w:ascii="Arial" w:hAnsi="Arial"/>
                <w:sz w:val="20"/>
              </w:rPr>
            </w:pPr>
            <w:del w:id="93" w:author="Patrice Brodeur" w:date="2019-02-14T15:25:00Z">
              <w:r w:rsidRPr="005E7871" w:rsidDel="00BD187E">
                <w:rPr>
                  <w:rFonts w:ascii="Arial" w:hAnsi="Arial"/>
                  <w:sz w:val="20"/>
                </w:rPr>
                <w:delText xml:space="preserve">Système d’exploitation et </w:delText>
              </w:r>
            </w:del>
            <w:ins w:id="94" w:author="Patrice Brodeur" w:date="2019-02-14T15:27:00Z">
              <w:r w:rsidR="004B42A6" w:rsidRPr="005E7871">
                <w:rPr>
                  <w:rFonts w:ascii="Arial" w:hAnsi="Arial"/>
                  <w:sz w:val="20"/>
                </w:rPr>
                <w:t>Dossiers et f</w:t>
              </w:r>
            </w:ins>
            <w:del w:id="95" w:author="Patrice Brodeur" w:date="2019-02-14T15:26:00Z">
              <w:r w:rsidRPr="005E7871" w:rsidDel="00790317">
                <w:rPr>
                  <w:rFonts w:ascii="Arial" w:hAnsi="Arial"/>
                  <w:sz w:val="20"/>
                </w:rPr>
                <w:delText>s</w:delText>
              </w:r>
            </w:del>
            <w:del w:id="96" w:author="Patrice Brodeur" w:date="2019-02-14T15:27:00Z">
              <w:r w:rsidRPr="005E7871" w:rsidDel="004B42A6">
                <w:rPr>
                  <w:rFonts w:ascii="Arial" w:hAnsi="Arial"/>
                  <w:sz w:val="20"/>
                </w:rPr>
                <w:delText>ystème de f</w:delText>
              </w:r>
            </w:del>
            <w:r w:rsidRPr="005E7871">
              <w:rPr>
                <w:rFonts w:ascii="Arial" w:hAnsi="Arial"/>
                <w:sz w:val="20"/>
              </w:rPr>
              <w:t>ichiers</w:t>
            </w:r>
          </w:p>
          <w:p w14:paraId="3A4856FA" w14:textId="09A5AA17" w:rsidR="001B2A8F" w:rsidRPr="005E7871" w:rsidRDefault="001B2A8F" w:rsidP="00987605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rFonts w:ascii="Arial" w:hAnsi="Arial"/>
                <w:sz w:val="20"/>
              </w:rPr>
            </w:pPr>
            <w:del w:id="97" w:author="Patrice Brodeur" w:date="2019-02-14T15:26:00Z">
              <w:r w:rsidRPr="005E7871" w:rsidDel="004B42A6">
                <w:rPr>
                  <w:rFonts w:ascii="Arial" w:hAnsi="Arial"/>
                  <w:sz w:val="20"/>
                </w:rPr>
                <w:delText xml:space="preserve"> </w:delText>
              </w:r>
            </w:del>
            <w:ins w:id="98" w:author="Patrice Brodeur" w:date="2019-02-14T15:26:00Z">
              <w:r w:rsidR="004B42A6" w:rsidRPr="005E7871">
                <w:rPr>
                  <w:rFonts w:ascii="Arial" w:hAnsi="Arial"/>
                  <w:sz w:val="20"/>
                </w:rPr>
                <w:t xml:space="preserve">Rappel </w:t>
              </w:r>
            </w:ins>
            <w:r w:rsidRPr="005E7871">
              <w:rPr>
                <w:rFonts w:ascii="Arial" w:hAnsi="Arial"/>
                <w:sz w:val="20"/>
              </w:rPr>
              <w:t>(</w:t>
            </w:r>
            <w:ins w:id="99" w:author="Patrice Brodeur" w:date="2019-02-14T15:27:00Z">
              <w:r w:rsidR="004B42A6" w:rsidRPr="005E7871">
                <w:rPr>
                  <w:rFonts w:ascii="Arial" w:hAnsi="Arial"/>
                  <w:sz w:val="20"/>
                </w:rPr>
                <w:t xml:space="preserve">opérations de base avec souris et </w:t>
              </w:r>
              <w:r w:rsidR="000A706A" w:rsidRPr="005E7871">
                <w:rPr>
                  <w:rFonts w:ascii="Arial" w:hAnsi="Arial"/>
                  <w:sz w:val="20"/>
                </w:rPr>
                <w:t xml:space="preserve">raccourcis </w:t>
              </w:r>
              <w:r w:rsidR="004B42A6" w:rsidRPr="005E7871">
                <w:rPr>
                  <w:rFonts w:ascii="Arial" w:hAnsi="Arial"/>
                  <w:sz w:val="20"/>
                </w:rPr>
                <w:t>clavie</w:t>
              </w:r>
              <w:r w:rsidR="000A706A" w:rsidRPr="005E7871">
                <w:rPr>
                  <w:rFonts w:ascii="Arial" w:hAnsi="Arial"/>
                  <w:sz w:val="20"/>
                </w:rPr>
                <w:t>r</w:t>
              </w:r>
            </w:ins>
            <w:del w:id="100" w:author="Patrice Brodeur" w:date="2019-02-14T15:27:00Z">
              <w:r w:rsidRPr="005E7871" w:rsidDel="004B42A6">
                <w:rPr>
                  <w:rFonts w:ascii="Arial" w:hAnsi="Arial"/>
                  <w:sz w:val="20"/>
                </w:rPr>
                <w:delText>rappels</w:delText>
              </w:r>
            </w:del>
            <w:r w:rsidRPr="005E7871">
              <w:rPr>
                <w:rFonts w:ascii="Arial" w:hAnsi="Arial"/>
                <w:sz w:val="20"/>
              </w:rPr>
              <w:t>)</w:t>
            </w:r>
            <w:del w:id="101" w:author="Patrice Brodeur" w:date="2019-02-14T15:36:00Z">
              <w:r w:rsidRPr="005E7871" w:rsidDel="0084541A">
                <w:rPr>
                  <w:rFonts w:ascii="Arial" w:hAnsi="Arial"/>
                  <w:sz w:val="20"/>
                </w:rPr>
                <w:delText>.</w:delText>
              </w:r>
            </w:del>
          </w:p>
          <w:p w14:paraId="210BF06D" w14:textId="72D52D50" w:rsidR="0084541A" w:rsidRPr="005E7871" w:rsidRDefault="0084541A" w:rsidP="001B2A8F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ins w:id="102" w:author="Patrice Brodeur" w:date="2019-02-14T15:36:00Z"/>
                <w:rFonts w:ascii="Arial" w:hAnsi="Arial"/>
                <w:sz w:val="20"/>
              </w:rPr>
            </w:pPr>
            <w:ins w:id="103" w:author="Patrice Brodeur" w:date="2019-02-14T15:36:00Z">
              <w:r w:rsidRPr="005E7871">
                <w:rPr>
                  <w:rFonts w:ascii="Arial" w:hAnsi="Arial"/>
                  <w:sz w:val="20"/>
                </w:rPr>
                <w:t>Formatage</w:t>
              </w:r>
            </w:ins>
          </w:p>
          <w:p w14:paraId="043D7736" w14:textId="3B7C0D03" w:rsidR="001B2A8F" w:rsidRPr="005E7871" w:rsidRDefault="001B2A8F" w:rsidP="001B2A8F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Conversion de fichiers</w:t>
            </w:r>
            <w:del w:id="104" w:author="Patrice Brodeur" w:date="2019-02-14T15:36:00Z">
              <w:r w:rsidRPr="005E7871" w:rsidDel="0084541A">
                <w:rPr>
                  <w:rFonts w:ascii="Arial" w:hAnsi="Arial"/>
                  <w:sz w:val="20"/>
                </w:rPr>
                <w:delText>.</w:delText>
              </w:r>
            </w:del>
          </w:p>
          <w:p w14:paraId="057BDCCB" w14:textId="2A01F4B4" w:rsidR="001B2A8F" w:rsidRPr="005E7871" w:rsidDel="00686344" w:rsidRDefault="001B2A8F" w:rsidP="00CA09F1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del w:id="105" w:author="Patrice Brodeur" w:date="2019-02-14T15:41:00Z"/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Recherches avancées</w:t>
            </w:r>
            <w:del w:id="106" w:author="Patrice Brodeur" w:date="2019-02-14T15:36:00Z">
              <w:r w:rsidRPr="005E7871" w:rsidDel="0084541A">
                <w:rPr>
                  <w:rFonts w:ascii="Arial" w:hAnsi="Arial"/>
                  <w:sz w:val="20"/>
                </w:rPr>
                <w:delText>.</w:delText>
              </w:r>
            </w:del>
            <w:del w:id="107" w:author="Patrice Brodeur" w:date="2019-02-14T15:41:00Z">
              <w:r w:rsidRPr="005E7871" w:rsidDel="00686344">
                <w:rPr>
                  <w:rFonts w:ascii="Arial" w:hAnsi="Arial"/>
                  <w:sz w:val="20"/>
                </w:rPr>
                <w:delText>Personnalisations</w:delText>
              </w:r>
            </w:del>
          </w:p>
          <w:p w14:paraId="7BD1FD6F" w14:textId="77777777" w:rsidR="001B2A8F" w:rsidRPr="005E7871" w:rsidRDefault="001B2A8F" w:rsidP="00CA09F1">
            <w:pPr>
              <w:spacing w:line="240" w:lineRule="exact"/>
              <w:ind w:left="1064"/>
              <w:rPr>
                <w:rFonts w:ascii="Arial" w:hAnsi="Arial"/>
                <w:sz w:val="20"/>
              </w:rPr>
            </w:pPr>
            <w:del w:id="108" w:author="Patrice Brodeur" w:date="2019-02-14T15:41:00Z">
              <w:r w:rsidRPr="005E7871" w:rsidDel="00686344">
                <w:rPr>
                  <w:rFonts w:ascii="Arial" w:hAnsi="Arial"/>
                  <w:sz w:val="20"/>
                </w:rPr>
                <w:delText>Bureau, barre des tâches, menu Démarrer et corbeille</w:delText>
              </w:r>
            </w:del>
            <w:del w:id="109" w:author="Patrice Brodeur" w:date="2019-02-14T15:36:00Z">
              <w:r w:rsidRPr="005E7871" w:rsidDel="005B3C45">
                <w:rPr>
                  <w:rFonts w:ascii="Arial" w:hAnsi="Arial"/>
                  <w:sz w:val="20"/>
                </w:rPr>
                <w:delText>.</w:delText>
              </w:r>
            </w:del>
          </w:p>
          <w:p w14:paraId="5040992C" w14:textId="04E19C76" w:rsidR="002B29E6" w:rsidRPr="005E7871" w:rsidRDefault="00B446E3" w:rsidP="00DF118F">
            <w:pPr>
              <w:pStyle w:val="Notedebasdepage"/>
              <w:numPr>
                <w:ilvl w:val="1"/>
                <w:numId w:val="26"/>
              </w:numPr>
              <w:spacing w:line="240" w:lineRule="exact"/>
              <w:rPr>
                <w:ins w:id="110" w:author="Patrice Brodeur" w:date="2019-02-14T15:39:00Z"/>
                <w:rFonts w:ascii="Arial" w:hAnsi="Arial"/>
              </w:rPr>
            </w:pPr>
            <w:ins w:id="111" w:author="Patrice Brodeur" w:date="2019-02-14T15:40:00Z">
              <w:r w:rsidRPr="005E7871">
                <w:rPr>
                  <w:rFonts w:ascii="Arial" w:hAnsi="Arial"/>
                </w:rPr>
                <w:t>Configuration et maintenance du poste</w:t>
              </w:r>
            </w:ins>
          </w:p>
          <w:p w14:paraId="080E8FA3" w14:textId="77777777" w:rsidR="00686344" w:rsidRPr="005E7871" w:rsidRDefault="00686344" w:rsidP="00686344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ins w:id="112" w:author="Patrice Brodeur" w:date="2019-02-14T15:41:00Z"/>
                <w:rFonts w:ascii="Arial" w:hAnsi="Arial"/>
                <w:sz w:val="20"/>
              </w:rPr>
            </w:pPr>
            <w:ins w:id="113" w:author="Patrice Brodeur" w:date="2019-02-14T15:41:00Z">
              <w:r w:rsidRPr="005E7871">
                <w:rPr>
                  <w:rFonts w:ascii="Arial" w:hAnsi="Arial"/>
                  <w:sz w:val="20"/>
                </w:rPr>
                <w:t>Personnalisations</w:t>
              </w:r>
            </w:ins>
          </w:p>
          <w:p w14:paraId="41D44958" w14:textId="31A90B73" w:rsidR="00686344" w:rsidRPr="005E7871" w:rsidRDefault="00686344" w:rsidP="00DF118F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ins w:id="114" w:author="Patrice Brodeur" w:date="2019-02-14T15:41:00Z"/>
                <w:rFonts w:ascii="Arial" w:hAnsi="Arial"/>
                <w:sz w:val="20"/>
              </w:rPr>
            </w:pPr>
            <w:ins w:id="115" w:author="Patrice Brodeur" w:date="2019-02-14T15:41:00Z">
              <w:r w:rsidRPr="005E7871">
                <w:rPr>
                  <w:rFonts w:ascii="Arial" w:hAnsi="Arial"/>
                  <w:sz w:val="20"/>
                </w:rPr>
                <w:t>Bureau, barre des tâches, menu Démarrer et corbeille</w:t>
              </w:r>
            </w:ins>
          </w:p>
          <w:p w14:paraId="41F4732D" w14:textId="1A096591" w:rsidR="001B2A8F" w:rsidRPr="005E7871" w:rsidRDefault="00312918" w:rsidP="00DF11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ins w:id="116" w:author="Patrice Brodeur" w:date="2019-02-14T15:42:00Z">
              <w:r w:rsidRPr="005E7871">
                <w:rPr>
                  <w:rFonts w:ascii="Arial" w:hAnsi="Arial"/>
                  <w:sz w:val="20"/>
                </w:rPr>
                <w:t>Configuration</w:t>
              </w:r>
              <w:r w:rsidR="00B71E90" w:rsidRPr="005E7871">
                <w:rPr>
                  <w:rFonts w:ascii="Arial" w:hAnsi="Arial"/>
                  <w:sz w:val="20"/>
                </w:rPr>
                <w:t>/maintenance</w:t>
              </w:r>
            </w:ins>
            <w:del w:id="117" w:author="Patrice Brodeur" w:date="2019-02-14T15:42:00Z">
              <w:r w:rsidR="001B2A8F" w:rsidRPr="005E7871" w:rsidDel="00312918">
                <w:rPr>
                  <w:rFonts w:ascii="Arial" w:hAnsi="Arial"/>
                  <w:sz w:val="20"/>
                </w:rPr>
                <w:delText>Panneau de configuration</w:delText>
              </w:r>
            </w:del>
            <w:del w:id="118" w:author="Patrice Brodeur" w:date="2019-02-14T15:28:00Z">
              <w:r w:rsidR="001B2A8F" w:rsidRPr="005E7871" w:rsidDel="00707D28">
                <w:rPr>
                  <w:rFonts w:ascii="Arial" w:hAnsi="Arial"/>
                  <w:sz w:val="20"/>
                </w:rPr>
                <w:delText xml:space="preserve"> et console de gestion.</w:delText>
              </w:r>
            </w:del>
          </w:p>
          <w:p w14:paraId="59F355E5" w14:textId="2CA0E038" w:rsidR="001B2A8F" w:rsidRPr="005E7871" w:rsidDel="00F73D78" w:rsidRDefault="009633F7" w:rsidP="00DF118F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del w:id="119" w:author="Patrice Brodeur" w:date="2019-02-14T15:29:00Z"/>
                <w:rFonts w:ascii="Arial" w:hAnsi="Arial"/>
                <w:sz w:val="20"/>
              </w:rPr>
            </w:pPr>
            <w:ins w:id="120" w:author="Patrice Brodeur" w:date="2019-02-14T15:30:00Z">
              <w:r w:rsidRPr="005E7871">
                <w:rPr>
                  <w:rFonts w:ascii="Arial" w:hAnsi="Arial"/>
                  <w:sz w:val="20"/>
                </w:rPr>
                <w:t>Horloges et région</w:t>
              </w:r>
            </w:ins>
            <w:del w:id="121" w:author="Patrice Brodeur" w:date="2019-02-14T15:29:00Z">
              <w:r w:rsidR="001B2A8F" w:rsidRPr="005E7871" w:rsidDel="00E310B9">
                <w:rPr>
                  <w:rFonts w:ascii="Arial" w:hAnsi="Arial"/>
                  <w:sz w:val="20"/>
                </w:rPr>
                <w:delText>Configuration</w:delText>
              </w:r>
            </w:del>
          </w:p>
          <w:p w14:paraId="31D999C9" w14:textId="77777777" w:rsidR="00F73D78" w:rsidRPr="005E7871" w:rsidRDefault="00F73D78" w:rsidP="00DF118F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ins w:id="122" w:author="Patrice Brodeur" w:date="2019-02-14T15:30:00Z"/>
                <w:rFonts w:ascii="Arial" w:hAnsi="Arial"/>
                <w:sz w:val="20"/>
              </w:rPr>
            </w:pPr>
          </w:p>
          <w:p w14:paraId="22FB7737" w14:textId="69A932D0" w:rsidR="00E97734" w:rsidRPr="005E7871" w:rsidRDefault="008D46EA" w:rsidP="00DF118F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rFonts w:ascii="Arial" w:hAnsi="Arial"/>
                <w:sz w:val="20"/>
              </w:rPr>
            </w:pPr>
            <w:ins w:id="123" w:author="Patrice Brodeur" w:date="2019-02-14T15:30:00Z">
              <w:r w:rsidRPr="005E7871">
                <w:rPr>
                  <w:rFonts w:ascii="Arial" w:hAnsi="Arial"/>
                  <w:sz w:val="20"/>
                </w:rPr>
                <w:t xml:space="preserve">Programmes (installation, </w:t>
              </w:r>
            </w:ins>
            <w:ins w:id="124" w:author="Patrice Brodeur" w:date="2019-02-14T15:31:00Z">
              <w:r w:rsidR="009176F1" w:rsidRPr="005E7871">
                <w:rPr>
                  <w:rFonts w:ascii="Arial" w:hAnsi="Arial"/>
                  <w:sz w:val="20"/>
                </w:rPr>
                <w:t>désinstallation</w:t>
              </w:r>
              <w:r w:rsidR="008C2372" w:rsidRPr="005E7871">
                <w:rPr>
                  <w:rFonts w:ascii="Arial" w:hAnsi="Arial"/>
                  <w:sz w:val="20"/>
                </w:rPr>
                <w:t xml:space="preserve">, </w:t>
              </w:r>
            </w:ins>
            <w:ins w:id="125" w:author="Patrice Brodeur" w:date="2019-02-14T16:24:00Z">
              <w:r w:rsidR="007E24EE" w:rsidRPr="005E7871">
                <w:rPr>
                  <w:rFonts w:ascii="Arial" w:hAnsi="Arial"/>
                  <w:sz w:val="20"/>
                </w:rPr>
                <w:t>configurations simples</w:t>
              </w:r>
              <w:r w:rsidR="00123B00" w:rsidRPr="005E7871">
                <w:rPr>
                  <w:rFonts w:ascii="Arial" w:hAnsi="Arial"/>
                  <w:sz w:val="20"/>
                </w:rPr>
                <w:t>. Ex</w:t>
              </w:r>
            </w:ins>
            <w:ins w:id="126" w:author="Patrice Brodeur" w:date="2019-02-14T16:23:00Z">
              <w:r w:rsidR="00E65672" w:rsidRPr="005E7871">
                <w:rPr>
                  <w:rFonts w:ascii="Arial" w:hAnsi="Arial"/>
                  <w:sz w:val="20"/>
                </w:rPr>
                <w:t xml:space="preserve"> : </w:t>
              </w:r>
            </w:ins>
            <w:ins w:id="127" w:author="Patrice Brodeur" w:date="2019-02-14T15:31:00Z">
              <w:r w:rsidR="008C2372" w:rsidRPr="005E7871">
                <w:rPr>
                  <w:rFonts w:ascii="Arial" w:hAnsi="Arial"/>
                  <w:sz w:val="20"/>
                </w:rPr>
                <w:t>ajout de Pol</w:t>
              </w:r>
              <w:r w:rsidR="000C506C" w:rsidRPr="005E7871">
                <w:rPr>
                  <w:rFonts w:ascii="Arial" w:hAnsi="Arial"/>
                  <w:sz w:val="20"/>
                </w:rPr>
                <w:t>ice</w:t>
              </w:r>
            </w:ins>
            <w:ins w:id="128" w:author="Patrice Brodeur" w:date="2019-02-14T15:32:00Z">
              <w:r w:rsidR="00D42E67" w:rsidRPr="005E7871">
                <w:rPr>
                  <w:rFonts w:ascii="Arial" w:hAnsi="Arial"/>
                  <w:sz w:val="20"/>
                </w:rPr>
                <w:t>s</w:t>
              </w:r>
              <w:r w:rsidR="004F6063" w:rsidRPr="005E7871">
                <w:rPr>
                  <w:rFonts w:ascii="Arial" w:hAnsi="Arial"/>
                  <w:sz w:val="20"/>
                </w:rPr>
                <w:t>, antivirus</w:t>
              </w:r>
            </w:ins>
            <w:ins w:id="129" w:author="Patrice Brodeur" w:date="2019-02-14T16:22:00Z">
              <w:r w:rsidR="00A20718" w:rsidRPr="005E7871">
                <w:rPr>
                  <w:rFonts w:ascii="Arial" w:hAnsi="Arial"/>
                  <w:sz w:val="20"/>
                </w:rPr>
                <w:t xml:space="preserve">, </w:t>
              </w:r>
            </w:ins>
            <w:ins w:id="130" w:author="Patrice Brodeur" w:date="2019-02-14T16:24:00Z">
              <w:r w:rsidR="006950CB" w:rsidRPr="005E7871">
                <w:rPr>
                  <w:rFonts w:ascii="Arial" w:hAnsi="Arial"/>
                  <w:sz w:val="20"/>
                </w:rPr>
                <w:t>i</w:t>
              </w:r>
            </w:ins>
            <w:ins w:id="131" w:author="Patrice Brodeur" w:date="2019-02-14T16:22:00Z">
              <w:r w:rsidR="00A20718" w:rsidRPr="005E7871">
                <w:rPr>
                  <w:rFonts w:ascii="Arial" w:hAnsi="Arial"/>
                  <w:sz w:val="20"/>
                </w:rPr>
                <w:t xml:space="preserve">nstallation </w:t>
              </w:r>
              <w:r w:rsidR="00A20718" w:rsidRPr="005E7871">
                <w:rPr>
                  <w:rFonts w:ascii="Arial" w:hAnsi="Arial"/>
                  <w:sz w:val="20"/>
                </w:rPr>
                <w:lastRenderedPageBreak/>
                <w:t>Offi</w:t>
              </w:r>
            </w:ins>
            <w:ins w:id="132" w:author="Patrice Brodeur" w:date="2019-02-14T16:23:00Z">
              <w:r w:rsidR="00A20718" w:rsidRPr="005E7871">
                <w:rPr>
                  <w:rFonts w:ascii="Arial" w:hAnsi="Arial"/>
                  <w:sz w:val="20"/>
                </w:rPr>
                <w:t>ce 365</w:t>
              </w:r>
              <w:r w:rsidR="006E1A77" w:rsidRPr="005E7871">
                <w:rPr>
                  <w:rFonts w:ascii="Arial" w:hAnsi="Arial"/>
                  <w:sz w:val="20"/>
                </w:rPr>
                <w:t xml:space="preserve"> qui sera utilisé</w:t>
              </w:r>
              <w:r w:rsidR="005C245C" w:rsidRPr="005E7871">
                <w:rPr>
                  <w:rFonts w:ascii="Arial" w:hAnsi="Arial"/>
                  <w:sz w:val="20"/>
                </w:rPr>
                <w:t xml:space="preserve"> plus tard dans le cours</w:t>
              </w:r>
            </w:ins>
            <w:ins w:id="133" w:author="Patrice Brodeur" w:date="2019-02-14T15:31:00Z">
              <w:r w:rsidR="009176F1" w:rsidRPr="005E7871">
                <w:rPr>
                  <w:rFonts w:ascii="Arial" w:hAnsi="Arial"/>
                  <w:sz w:val="20"/>
                </w:rPr>
                <w:t>)</w:t>
              </w:r>
            </w:ins>
          </w:p>
          <w:p w14:paraId="5B41FA58" w14:textId="0FA9934F" w:rsidR="009176F1" w:rsidRPr="005E7871" w:rsidRDefault="00506484" w:rsidP="00DF118F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rFonts w:ascii="Arial" w:hAnsi="Arial"/>
                <w:sz w:val="20"/>
              </w:rPr>
            </w:pPr>
            <w:ins w:id="134" w:author="Patrice Brodeur" w:date="2019-02-14T15:31:00Z">
              <w:r w:rsidRPr="005E7871">
                <w:rPr>
                  <w:rFonts w:ascii="Arial" w:hAnsi="Arial"/>
                  <w:sz w:val="20"/>
                </w:rPr>
                <w:t>Comptes utilisateur</w:t>
              </w:r>
            </w:ins>
          </w:p>
          <w:p w14:paraId="43F9A7F1" w14:textId="3747BA4B" w:rsidR="003C3188" w:rsidRPr="005E7871" w:rsidRDefault="00161C65" w:rsidP="005B3C45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ins w:id="135" w:author="Patrice Brodeur" w:date="2019-02-14T15:44:00Z"/>
                <w:rFonts w:ascii="Arial" w:hAnsi="Arial"/>
                <w:sz w:val="20"/>
              </w:rPr>
            </w:pPr>
            <w:ins w:id="136" w:author="Patrice Brodeur" w:date="2019-02-14T15:32:00Z">
              <w:r w:rsidRPr="005E7871">
                <w:rPr>
                  <w:rFonts w:ascii="Arial" w:hAnsi="Arial"/>
                  <w:sz w:val="20"/>
                </w:rPr>
                <w:t>Syst</w:t>
              </w:r>
            </w:ins>
            <w:ins w:id="137" w:author="Patrice Brodeur" w:date="2019-02-14T15:33:00Z">
              <w:r w:rsidRPr="005E7871">
                <w:rPr>
                  <w:rFonts w:ascii="Arial" w:hAnsi="Arial"/>
                  <w:sz w:val="20"/>
                </w:rPr>
                <w:t>ème et sécurité (sauvegarde, restauration</w:t>
              </w:r>
              <w:r w:rsidR="005952AF" w:rsidRPr="005E7871">
                <w:rPr>
                  <w:rFonts w:ascii="Arial" w:hAnsi="Arial"/>
                  <w:sz w:val="20"/>
                </w:rPr>
                <w:t xml:space="preserve">, </w:t>
              </w:r>
              <w:r w:rsidR="00730C3F" w:rsidRPr="005E7871">
                <w:rPr>
                  <w:rFonts w:ascii="Arial" w:hAnsi="Arial"/>
                  <w:sz w:val="20"/>
                </w:rPr>
                <w:t>nettoyage de disques</w:t>
              </w:r>
              <w:r w:rsidR="00AB342F" w:rsidRPr="005E7871">
                <w:rPr>
                  <w:rFonts w:ascii="Arial" w:hAnsi="Arial"/>
                  <w:sz w:val="20"/>
                </w:rPr>
                <w:t>)</w:t>
              </w:r>
            </w:ins>
          </w:p>
          <w:p w14:paraId="07935C98" w14:textId="74FAD914" w:rsidR="007875DF" w:rsidRPr="005E7871" w:rsidRDefault="007875DF" w:rsidP="005B3C45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ins w:id="138" w:author="Patrice Brodeur" w:date="2019-02-14T15:43:00Z"/>
                <w:rFonts w:ascii="Arial" w:hAnsi="Arial"/>
                <w:sz w:val="20"/>
              </w:rPr>
            </w:pPr>
            <w:ins w:id="139" w:author="Patrice Brodeur" w:date="2019-02-14T15:44:00Z">
              <w:r w:rsidRPr="005E7871">
                <w:rPr>
                  <w:rFonts w:ascii="Arial" w:hAnsi="Arial"/>
                  <w:sz w:val="20"/>
                </w:rPr>
                <w:t>Automatisation (</w:t>
              </w:r>
              <w:r w:rsidR="00072FC7" w:rsidRPr="005E7871">
                <w:rPr>
                  <w:rFonts w:ascii="Arial" w:hAnsi="Arial"/>
                  <w:sz w:val="20"/>
                </w:rPr>
                <w:t>introduction a</w:t>
              </w:r>
            </w:ins>
            <w:ins w:id="140" w:author="Patrice Brodeur" w:date="2019-02-14T15:45:00Z">
              <w:r w:rsidR="00072FC7" w:rsidRPr="005E7871">
                <w:rPr>
                  <w:rFonts w:ascii="Arial" w:hAnsi="Arial"/>
                  <w:sz w:val="20"/>
                </w:rPr>
                <w:t>u planificateur de tâches)</w:t>
              </w:r>
            </w:ins>
          </w:p>
          <w:p w14:paraId="30C4B243" w14:textId="315C5A2D" w:rsidR="00212614" w:rsidRPr="005E7871" w:rsidRDefault="00212614" w:rsidP="00DF11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ins w:id="141" w:author="Patrice Brodeur" w:date="2019-02-14T15:43:00Z">
              <w:r w:rsidRPr="005E7871">
                <w:rPr>
                  <w:rFonts w:ascii="Arial" w:hAnsi="Arial"/>
                  <w:sz w:val="20"/>
                </w:rPr>
                <w:t>Dépannage</w:t>
              </w:r>
            </w:ins>
          </w:p>
          <w:p w14:paraId="06D3A367" w14:textId="33D1923D" w:rsidR="00B05336" w:rsidRPr="005E7871" w:rsidRDefault="001761FE" w:rsidP="00DF118F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rFonts w:ascii="Arial" w:hAnsi="Arial"/>
                <w:sz w:val="20"/>
              </w:rPr>
            </w:pPr>
            <w:ins w:id="142" w:author="Patrice Brodeur" w:date="2019-02-14T15:34:00Z">
              <w:r w:rsidRPr="005E7871">
                <w:rPr>
                  <w:rFonts w:ascii="Arial" w:hAnsi="Arial"/>
                  <w:sz w:val="20"/>
                </w:rPr>
                <w:t>Gestionnaire de périphériques</w:t>
              </w:r>
            </w:ins>
          </w:p>
          <w:p w14:paraId="0C3BF7DD" w14:textId="15C26023" w:rsidR="001761FE" w:rsidRPr="005E7871" w:rsidRDefault="001761FE" w:rsidP="00DF118F">
            <w:pPr>
              <w:numPr>
                <w:ilvl w:val="0"/>
                <w:numId w:val="21"/>
              </w:numPr>
              <w:tabs>
                <w:tab w:val="clear" w:pos="360"/>
              </w:tabs>
              <w:spacing w:line="240" w:lineRule="exact"/>
              <w:ind w:left="1064" w:hanging="284"/>
              <w:rPr>
                <w:ins w:id="143" w:author="Patrice Brodeur" w:date="2019-02-14T15:34:00Z"/>
                <w:rFonts w:ascii="Arial" w:hAnsi="Arial"/>
                <w:sz w:val="20"/>
              </w:rPr>
            </w:pPr>
            <w:ins w:id="144" w:author="Patrice Brodeur" w:date="2019-02-14T15:34:00Z">
              <w:r w:rsidRPr="005E7871">
                <w:rPr>
                  <w:rFonts w:ascii="Arial" w:hAnsi="Arial"/>
                  <w:sz w:val="20"/>
                </w:rPr>
                <w:t>Gest</w:t>
              </w:r>
              <w:r w:rsidR="00D6009B" w:rsidRPr="005E7871">
                <w:rPr>
                  <w:rFonts w:ascii="Arial" w:hAnsi="Arial"/>
                  <w:sz w:val="20"/>
                </w:rPr>
                <w:t xml:space="preserve">ionnaire </w:t>
              </w:r>
              <w:r w:rsidR="00D615E1" w:rsidRPr="005E7871">
                <w:rPr>
                  <w:rFonts w:ascii="Arial" w:hAnsi="Arial"/>
                  <w:sz w:val="20"/>
                </w:rPr>
                <w:t>des tâches</w:t>
              </w:r>
            </w:ins>
          </w:p>
          <w:p w14:paraId="67331625" w14:textId="4396A6E6" w:rsidR="001B2A8F" w:rsidRPr="005E7871" w:rsidDel="00AB0856" w:rsidRDefault="001B2A8F" w:rsidP="00DF118F">
            <w:pPr>
              <w:spacing w:line="240" w:lineRule="exact"/>
              <w:rPr>
                <w:del w:id="145" w:author="Patrice Brodeur" w:date="2019-02-14T15:35:00Z"/>
                <w:rFonts w:ascii="Arial" w:hAnsi="Arial"/>
                <w:sz w:val="20"/>
              </w:rPr>
            </w:pPr>
            <w:del w:id="146" w:author="Patrice Brodeur" w:date="2019-02-14T15:35:00Z">
              <w:r w:rsidRPr="005E7871" w:rsidDel="00AB0856">
                <w:rPr>
                  <w:rFonts w:ascii="Arial" w:hAnsi="Arial"/>
                  <w:sz w:val="20"/>
                </w:rPr>
                <w:delText>Utilisateurs et sécurité</w:delText>
              </w:r>
            </w:del>
            <w:del w:id="147" w:author="Patrice Brodeur" w:date="2019-02-14T15:29:00Z">
              <w:r w:rsidRPr="005E7871" w:rsidDel="0025776B">
                <w:rPr>
                  <w:rFonts w:ascii="Arial" w:hAnsi="Arial"/>
                  <w:sz w:val="20"/>
                </w:rPr>
                <w:delText>.</w:delText>
              </w:r>
            </w:del>
          </w:p>
          <w:p w14:paraId="2DE56F1F" w14:textId="27D7AB2D" w:rsidR="001B2A8F" w:rsidRPr="005E7871" w:rsidDel="00AB0856" w:rsidRDefault="001B2A8F" w:rsidP="00DF118F">
            <w:pPr>
              <w:spacing w:line="240" w:lineRule="exact"/>
              <w:rPr>
                <w:del w:id="148" w:author="Patrice Brodeur" w:date="2019-02-14T15:35:00Z"/>
                <w:rFonts w:ascii="Arial" w:hAnsi="Arial"/>
                <w:sz w:val="20"/>
              </w:rPr>
            </w:pPr>
            <w:del w:id="149" w:author="Patrice Brodeur" w:date="2019-02-14T15:35:00Z">
              <w:r w:rsidRPr="005E7871" w:rsidDel="00AB0856">
                <w:rPr>
                  <w:rFonts w:ascii="Arial" w:hAnsi="Arial"/>
                  <w:sz w:val="20"/>
                </w:rPr>
                <w:delText>Gestionnaire des tâches</w:delText>
              </w:r>
            </w:del>
            <w:del w:id="150" w:author="Patrice Brodeur" w:date="2019-02-14T15:29:00Z">
              <w:r w:rsidRPr="005E7871" w:rsidDel="00060C91">
                <w:rPr>
                  <w:rFonts w:ascii="Arial" w:hAnsi="Arial"/>
                  <w:sz w:val="20"/>
                </w:rPr>
                <w:delText xml:space="preserve"> et du démarrage</w:delText>
              </w:r>
            </w:del>
            <w:del w:id="151" w:author="Patrice Brodeur" w:date="2019-02-14T15:35:00Z">
              <w:r w:rsidRPr="005E7871" w:rsidDel="00AB0856">
                <w:rPr>
                  <w:rFonts w:ascii="Arial" w:hAnsi="Arial"/>
                  <w:sz w:val="20"/>
                </w:rPr>
                <w:delText>.</w:delText>
              </w:r>
            </w:del>
          </w:p>
          <w:p w14:paraId="55E4BE65" w14:textId="15867C56" w:rsidR="001B2A8F" w:rsidRPr="005E7871" w:rsidDel="00AB0856" w:rsidRDefault="001B2A8F" w:rsidP="00DF118F">
            <w:pPr>
              <w:spacing w:line="240" w:lineRule="exact"/>
              <w:rPr>
                <w:del w:id="152" w:author="Patrice Brodeur" w:date="2019-02-14T15:35:00Z"/>
                <w:rFonts w:ascii="Arial" w:hAnsi="Arial"/>
                <w:sz w:val="20"/>
              </w:rPr>
            </w:pPr>
            <w:del w:id="153" w:author="Patrice Brodeur" w:date="2019-02-14T15:35:00Z">
              <w:r w:rsidRPr="005E7871" w:rsidDel="00AB0856">
                <w:rPr>
                  <w:rFonts w:ascii="Arial" w:hAnsi="Arial"/>
                  <w:sz w:val="20"/>
                </w:rPr>
                <w:delText>Entretien</w:delText>
              </w:r>
            </w:del>
          </w:p>
          <w:p w14:paraId="43690321" w14:textId="3DFBA4DA" w:rsidR="001B2A8F" w:rsidRPr="005E7871" w:rsidDel="00AB0856" w:rsidRDefault="001B2A8F" w:rsidP="00DF118F">
            <w:pPr>
              <w:spacing w:line="240" w:lineRule="exact"/>
              <w:rPr>
                <w:del w:id="154" w:author="Patrice Brodeur" w:date="2019-02-14T15:35:00Z"/>
                <w:rFonts w:ascii="Arial" w:hAnsi="Arial"/>
                <w:sz w:val="20"/>
              </w:rPr>
            </w:pPr>
            <w:del w:id="155" w:author="Patrice Brodeur" w:date="2019-02-14T15:35:00Z">
              <w:r w:rsidRPr="005E7871" w:rsidDel="00AB0856">
                <w:rPr>
                  <w:rFonts w:ascii="Arial" w:hAnsi="Arial"/>
                  <w:sz w:val="20"/>
                </w:rPr>
                <w:delText>Mises à jour et restauration</w:delText>
              </w:r>
            </w:del>
          </w:p>
          <w:p w14:paraId="06DE8C75" w14:textId="54485D74" w:rsidR="00BE67DC" w:rsidRPr="005E7871" w:rsidDel="002A5B7D" w:rsidRDefault="001B2A8F" w:rsidP="00DF118F">
            <w:pPr>
              <w:spacing w:line="240" w:lineRule="exact"/>
              <w:rPr>
                <w:del w:id="156" w:author="Patrice Brodeur" w:date="2019-02-14T15:47:00Z"/>
                <w:rFonts w:ascii="Arial" w:hAnsi="Arial"/>
                <w:sz w:val="20"/>
              </w:rPr>
            </w:pPr>
            <w:del w:id="157" w:author="Patrice Brodeur" w:date="2019-02-14T15:35:00Z">
              <w:r w:rsidRPr="005E7871" w:rsidDel="00AB0856">
                <w:rPr>
                  <w:rFonts w:ascii="Arial" w:hAnsi="Arial"/>
                  <w:sz w:val="20"/>
                </w:rPr>
                <w:delText>Archivage, nettoyage et chiffrement des données.</w:delText>
              </w:r>
            </w:del>
            <w:ins w:id="158" w:author="Patrice Brodeur" w:date="2019-02-14T15:09:00Z">
              <w:r w:rsidR="00BE67DC" w:rsidRPr="005E7871">
                <w:rPr>
                  <w:rFonts w:ascii="Arial" w:hAnsi="Arial"/>
                  <w:sz w:val="20"/>
                </w:rPr>
                <w:t xml:space="preserve"> </w:t>
              </w:r>
            </w:ins>
          </w:p>
          <w:p w14:paraId="47D140C8" w14:textId="517EDD64" w:rsidR="001B2A8F" w:rsidRPr="005E7871" w:rsidDel="00212614" w:rsidRDefault="001B2A8F" w:rsidP="00DF118F">
            <w:pPr>
              <w:spacing w:line="240" w:lineRule="exact"/>
              <w:rPr>
                <w:del w:id="159" w:author="Patrice Brodeur" w:date="2019-02-14T15:44:00Z"/>
                <w:rFonts w:ascii="Arial" w:hAnsi="Arial"/>
              </w:rPr>
            </w:pPr>
            <w:del w:id="160" w:author="Patrice Brodeur" w:date="2019-02-14T15:44:00Z">
              <w:r w:rsidRPr="005E7871" w:rsidDel="00212614">
                <w:rPr>
                  <w:rFonts w:ascii="Arial" w:hAnsi="Arial"/>
                </w:rPr>
                <w:delText>Installation, désinstallation, configuration et dépannage de logiciels ou fonctionnalités.</w:delText>
              </w:r>
            </w:del>
          </w:p>
          <w:p w14:paraId="41AF09E1" w14:textId="77777777" w:rsidR="001B2A8F" w:rsidRPr="005E7871" w:rsidDel="000A69B6" w:rsidRDefault="001B2A8F" w:rsidP="00DF118F">
            <w:pPr>
              <w:rPr>
                <w:del w:id="161" w:author="Patrice Brodeur" w:date="2019-02-14T15:45:00Z"/>
                <w:rFonts w:ascii="Arial" w:hAnsi="Arial"/>
              </w:rPr>
            </w:pPr>
            <w:del w:id="162" w:author="Patrice Brodeur" w:date="2019-02-14T15:45:00Z">
              <w:r w:rsidRPr="005E7871" w:rsidDel="000A69B6">
                <w:rPr>
                  <w:rFonts w:ascii="Arial" w:hAnsi="Arial"/>
                </w:rPr>
                <w:delText>Automatisation de commandes et de procédures en configurant les logiciels appropriés.</w:delText>
              </w:r>
            </w:del>
          </w:p>
          <w:p w14:paraId="731AD2AE" w14:textId="77777777" w:rsidR="001B2A8F" w:rsidRPr="005E7871" w:rsidDel="000A69B6" w:rsidRDefault="001B2A8F" w:rsidP="00DF118F">
            <w:pPr>
              <w:rPr>
                <w:del w:id="163" w:author="Patrice Brodeur" w:date="2019-02-14T15:45:00Z"/>
                <w:rFonts w:ascii="Arial" w:hAnsi="Arial"/>
              </w:rPr>
            </w:pPr>
            <w:del w:id="164" w:author="Patrice Brodeur" w:date="2019-02-14T15:45:00Z">
              <w:r w:rsidRPr="005E7871" w:rsidDel="000A69B6">
                <w:rPr>
                  <w:rFonts w:ascii="Arial" w:hAnsi="Arial"/>
                </w:rPr>
                <w:delText>Outils logiciels et bonnes pratiques favorisant la sécurité.</w:delText>
              </w:r>
            </w:del>
          </w:p>
          <w:p w14:paraId="595180C9" w14:textId="17207C2C" w:rsidR="001B2A8F" w:rsidRPr="005E7871" w:rsidRDefault="001B2A8F" w:rsidP="00DF118F">
            <w:pPr>
              <w:rPr>
                <w:rFonts w:ascii="Arial" w:hAnsi="Arial"/>
              </w:rPr>
            </w:pPr>
            <w:del w:id="165" w:author="Patrice Brodeur" w:date="2019-02-14T15:47:00Z">
              <w:r w:rsidRPr="005E7871" w:rsidDel="002A5B7D">
                <w:rPr>
                  <w:rFonts w:ascii="Arial" w:hAnsi="Arial"/>
                </w:rPr>
                <w:delText>Utilisation de l’aide en ligne et de l’assistance à distance.</w:delText>
              </w:r>
            </w:del>
          </w:p>
        </w:tc>
      </w:tr>
      <w:tr w:rsidR="001B2A8F" w14:paraId="5A2BE3D8" w14:textId="77777777" w:rsidTr="6C905106">
        <w:trPr>
          <w:jc w:val="center"/>
          <w:trPrChange w:id="166" w:author="Reda Hamza" w:date="2019-02-18T10:57:00Z">
            <w:trPr>
              <w:gridAfter w:val="0"/>
              <w:jc w:val="center"/>
            </w:trPr>
          </w:trPrChange>
        </w:trPr>
        <w:tc>
          <w:tcPr>
            <w:tcW w:w="3762" w:type="dxa"/>
            <w:tcBorders>
              <w:top w:val="single" w:sz="18" w:space="0" w:color="auto"/>
              <w:bottom w:val="single" w:sz="18" w:space="0" w:color="auto"/>
            </w:tcBorders>
            <w:tcPrChange w:id="167" w:author="Reda Hamza" w:date="2019-02-18T10:57:00Z">
              <w:tcPr>
                <w:tcW w:w="3762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7B0C2D37" w14:textId="7E0234E2" w:rsidR="001B2A8F" w:rsidRPr="002E2F52" w:rsidRDefault="0075563F" w:rsidP="002E2F52">
            <w:pPr>
              <w:numPr>
                <w:ilvl w:val="0"/>
                <w:numId w:val="1"/>
              </w:numPr>
              <w:spacing w:line="240" w:lineRule="exact"/>
              <w:rPr>
                <w:rFonts w:ascii="Arial" w:hAnsi="Arial"/>
                <w:sz w:val="20"/>
              </w:rPr>
            </w:pPr>
            <w:ins w:id="168" w:author="Patrice Brodeur" w:date="2019-02-14T15:50:00Z">
              <w:r>
                <w:rPr>
                  <w:rFonts w:ascii="Arial" w:hAnsi="Arial"/>
                  <w:sz w:val="20"/>
                </w:rPr>
                <w:lastRenderedPageBreak/>
                <w:t xml:space="preserve">Exploiter </w:t>
              </w:r>
            </w:ins>
            <w:ins w:id="169" w:author="Patrice Brodeur" w:date="2019-02-18T08:51:00Z">
              <w:r w:rsidR="00655CFC">
                <w:rPr>
                  <w:rFonts w:ascii="Arial" w:hAnsi="Arial"/>
                  <w:sz w:val="20"/>
                </w:rPr>
                <w:t>d</w:t>
              </w:r>
            </w:ins>
            <w:ins w:id="170" w:author="Patrice Brodeur" w:date="2019-02-14T15:50:00Z">
              <w:r>
                <w:rPr>
                  <w:rFonts w:ascii="Arial" w:hAnsi="Arial"/>
                  <w:sz w:val="20"/>
                </w:rPr>
                <w:t>es outils de collaboration</w:t>
              </w:r>
            </w:ins>
            <w:del w:id="171" w:author="Patrice Brodeur" w:date="2019-02-14T15:50:00Z">
              <w:r w:rsidR="001B2A8F" w:rsidDel="00401306">
                <w:rPr>
                  <w:rFonts w:ascii="Arial" w:hAnsi="Arial"/>
                  <w:sz w:val="20"/>
                </w:rPr>
                <w:delText>Partager et synchroniser des informations à l’aide des différents outils et logiciels appropriés.</w:delText>
              </w:r>
            </w:del>
            <w:r w:rsidR="001B2A8F"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w="1352" w:type="dxa"/>
            <w:tcBorders>
              <w:top w:val="single" w:sz="18" w:space="0" w:color="auto"/>
              <w:bottom w:val="single" w:sz="18" w:space="0" w:color="auto"/>
            </w:tcBorders>
            <w:tcPrChange w:id="172" w:author="Reda Hamza" w:date="2019-02-18T10:57:00Z">
              <w:tcPr>
                <w:tcW w:w="1352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03D28C68" w14:textId="03ACE017" w:rsidR="001B2A8F" w:rsidRDefault="006C31F5" w:rsidP="002E2F52">
            <w:pPr>
              <w:spacing w:line="240" w:lineRule="exact"/>
              <w:jc w:val="center"/>
              <w:rPr>
                <w:rFonts w:ascii="Arial" w:hAnsi="Arial"/>
                <w:sz w:val="20"/>
              </w:rPr>
            </w:pPr>
            <w:ins w:id="173" w:author="Patrice Brodeur" w:date="2019-02-14T16:06:00Z">
              <w:r>
                <w:rPr>
                  <w:rFonts w:ascii="Arial" w:hAnsi="Arial"/>
                  <w:sz w:val="20"/>
                </w:rPr>
                <w:t>4</w:t>
              </w:r>
            </w:ins>
            <w:del w:id="174" w:author="Patrice Brodeur" w:date="2019-02-14T16:06:00Z">
              <w:r w:rsidR="001B2A8F" w:rsidDel="006C31F5">
                <w:rPr>
                  <w:rFonts w:ascii="Arial" w:hAnsi="Arial"/>
                  <w:sz w:val="20"/>
                </w:rPr>
                <w:delText>2</w:delText>
              </w:r>
            </w:del>
            <w:ins w:id="175" w:author="Patrice Brodeur" w:date="2019-02-14T16:07:00Z">
              <w:r w:rsidR="00FF069A">
                <w:rPr>
                  <w:rFonts w:ascii="Arial" w:hAnsi="Arial"/>
                  <w:sz w:val="20"/>
                </w:rPr>
                <w:t>0</w:t>
              </w:r>
            </w:ins>
            <w:del w:id="176" w:author="Patrice Brodeur" w:date="2019-02-14T16:07:00Z">
              <w:r w:rsidR="001B2A8F" w:rsidDel="00FF069A">
                <w:rPr>
                  <w:rFonts w:ascii="Arial" w:hAnsi="Arial"/>
                  <w:sz w:val="20"/>
                </w:rPr>
                <w:delText>5</w:delText>
              </w:r>
            </w:del>
            <w:r w:rsidR="001B2A8F">
              <w:rPr>
                <w:rFonts w:ascii="Arial" w:hAnsi="Arial"/>
                <w:sz w:val="20"/>
              </w:rPr>
              <w:t xml:space="preserve"> %</w:t>
            </w:r>
          </w:p>
        </w:tc>
        <w:tc>
          <w:tcPr>
            <w:tcW w:w="1614" w:type="dxa"/>
            <w:tcBorders>
              <w:top w:val="single" w:sz="18" w:space="0" w:color="auto"/>
              <w:bottom w:val="single" w:sz="18" w:space="0" w:color="auto"/>
            </w:tcBorders>
            <w:tcPrChange w:id="177" w:author="Reda Hamza" w:date="2019-02-18T10:57:00Z">
              <w:tcPr>
                <w:tcW w:w="1614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4C506C1E" w14:textId="617D6F0E" w:rsidR="001B2A8F" w:rsidRDefault="001B2A8F" w:rsidP="00611374">
            <w:pPr>
              <w:spacing w:line="240" w:lineRule="exact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3</w:t>
            </w:r>
            <w:del w:id="178" w:author="Patrice Brodeur" w:date="2019-02-18T09:11:00Z">
              <w:r w:rsidDel="009F58F0">
                <w:rPr>
                  <w:rFonts w:ascii="Arial" w:hAnsi="Arial"/>
                  <w:sz w:val="20"/>
                </w:rPr>
                <w:delText>, 4</w:delText>
              </w:r>
            </w:del>
          </w:p>
        </w:tc>
        <w:tc>
          <w:tcPr>
            <w:tcW w:w="3352" w:type="dxa"/>
            <w:tcBorders>
              <w:top w:val="single" w:sz="18" w:space="0" w:color="auto"/>
              <w:bottom w:val="single" w:sz="18" w:space="0" w:color="auto"/>
            </w:tcBorders>
            <w:tcPrChange w:id="179" w:author="Reda Hamza" w:date="2019-02-18T10:57:00Z">
              <w:tcPr>
                <w:tcW w:w="3352" w:type="dxa"/>
                <w:tcBorders>
                  <w:top w:val="single" w:sz="18" w:space="0" w:color="auto"/>
                  <w:bottom w:val="single" w:sz="18" w:space="0" w:color="auto"/>
                </w:tcBorders>
              </w:tcPr>
            </w:tcPrChange>
          </w:tcPr>
          <w:p w14:paraId="239F5200" w14:textId="61FB7AEA" w:rsidR="001B2A8F" w:rsidRPr="005E7871" w:rsidRDefault="001B2A8F" w:rsidP="001B2A8F">
            <w:pPr>
              <w:numPr>
                <w:ilvl w:val="1"/>
                <w:numId w:val="17"/>
              </w:numPr>
              <w:spacing w:line="240" w:lineRule="exact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 xml:space="preserve">Partage de </w:t>
            </w:r>
            <w:ins w:id="180" w:author="Patrice Brodeur" w:date="2019-02-14T15:52:00Z">
              <w:r w:rsidR="00A66D9C" w:rsidRPr="005E7871">
                <w:rPr>
                  <w:rFonts w:ascii="Arial" w:hAnsi="Arial"/>
                  <w:sz w:val="20"/>
                </w:rPr>
                <w:t>dossiers et de fichiers</w:t>
              </w:r>
            </w:ins>
            <w:del w:id="181" w:author="Patrice Brodeur" w:date="2019-02-14T15:52:00Z">
              <w:r w:rsidRPr="005E7871" w:rsidDel="00A66D9C">
                <w:rPr>
                  <w:rFonts w:ascii="Arial" w:hAnsi="Arial"/>
                  <w:sz w:val="20"/>
                </w:rPr>
                <w:delText>ressources sur un réseau local.</w:delText>
              </w:r>
            </w:del>
          </w:p>
          <w:p w14:paraId="32198FC2" w14:textId="2FC16E22" w:rsidR="001B2A8F" w:rsidRPr="005E7871" w:rsidDel="0086380C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182" w:author="Patrice Brodeur" w:date="2019-02-14T15:51:00Z"/>
                <w:rFonts w:ascii="Arial" w:hAnsi="Arial"/>
                <w:sz w:val="20"/>
              </w:rPr>
            </w:pPr>
            <w:del w:id="183" w:author="Patrice Brodeur" w:date="2019-02-14T15:51:00Z">
              <w:r w:rsidRPr="005E7871" w:rsidDel="0086380C">
                <w:rPr>
                  <w:rFonts w:ascii="Arial" w:hAnsi="Arial"/>
                  <w:sz w:val="20"/>
                </w:rPr>
                <w:delText>Configuration du réseau.</w:delText>
              </w:r>
            </w:del>
          </w:p>
          <w:p w14:paraId="19ACE370" w14:textId="4C4A0031" w:rsidR="001B2A8F" w:rsidRPr="005E7871" w:rsidDel="00E4495F" w:rsidRDefault="006631C3" w:rsidP="006631C3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184" w:author="Patrice Brodeur" w:date="2019-02-14T15:51:00Z"/>
                <w:rFonts w:ascii="Arial" w:hAnsi="Arial"/>
                <w:sz w:val="20"/>
              </w:rPr>
            </w:pPr>
            <w:ins w:id="185" w:author="Patrice Brodeur" w:date="2019-02-14T15:51:00Z">
              <w:r w:rsidRPr="005E7871">
                <w:rPr>
                  <w:rFonts w:ascii="Arial" w:hAnsi="Arial"/>
                  <w:sz w:val="20"/>
                </w:rPr>
                <w:t>Comprendre les droits d’accès</w:t>
              </w:r>
            </w:ins>
            <w:del w:id="186" w:author="Patrice Brodeur" w:date="2019-02-14T15:51:00Z">
              <w:r w:rsidR="001B2A8F" w:rsidRPr="005E7871" w:rsidDel="006631C3">
                <w:rPr>
                  <w:rFonts w:ascii="Arial" w:hAnsi="Arial"/>
                  <w:sz w:val="20"/>
                </w:rPr>
                <w:delText>Gestion des permissions.</w:delText>
              </w:r>
            </w:del>
          </w:p>
          <w:p w14:paraId="0E7D1912" w14:textId="77777777" w:rsidR="00E4495F" w:rsidRPr="005E7871" w:rsidRDefault="00E4495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ins w:id="187" w:author="Patrice Brodeur" w:date="2019-02-14T15:52:00Z"/>
                <w:rFonts w:ascii="Arial" w:hAnsi="Arial"/>
                <w:sz w:val="20"/>
              </w:rPr>
            </w:pPr>
          </w:p>
          <w:p w14:paraId="189E10FD" w14:textId="61920C0E" w:rsidR="001B2A8F" w:rsidRPr="005E7871" w:rsidDel="00E4495F" w:rsidRDefault="00E4495F" w:rsidP="006631C3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188" w:author="Patrice Brodeur" w:date="2019-02-14T15:51:00Z"/>
                <w:rFonts w:ascii="Arial" w:hAnsi="Arial"/>
                <w:sz w:val="20"/>
              </w:rPr>
            </w:pPr>
            <w:ins w:id="189" w:author="Patrice Brodeur" w:date="2019-02-14T15:52:00Z">
              <w:r w:rsidRPr="005E7871">
                <w:rPr>
                  <w:rFonts w:ascii="Arial" w:hAnsi="Arial"/>
                  <w:sz w:val="20"/>
                </w:rPr>
                <w:t>Réseau local</w:t>
              </w:r>
            </w:ins>
            <w:del w:id="190" w:author="Patrice Brodeur" w:date="2019-02-14T15:51:00Z">
              <w:r w:rsidR="001B2A8F" w:rsidRPr="005E7871" w:rsidDel="006631C3">
                <w:rPr>
                  <w:rFonts w:ascii="Arial" w:hAnsi="Arial"/>
                  <w:sz w:val="20"/>
                </w:rPr>
                <w:delText>Accès aux données.</w:delText>
              </w:r>
            </w:del>
          </w:p>
          <w:p w14:paraId="0EC055D8" w14:textId="77777777" w:rsidR="00E4495F" w:rsidRPr="005E7871" w:rsidRDefault="00E4495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ins w:id="191" w:author="Patrice Brodeur" w:date="2019-02-14T15:52:00Z"/>
                <w:rFonts w:ascii="Arial" w:hAnsi="Arial"/>
                <w:sz w:val="20"/>
              </w:rPr>
            </w:pPr>
          </w:p>
          <w:p w14:paraId="02FE7076" w14:textId="62243E36" w:rsidR="001B2A8F" w:rsidRPr="005E7871" w:rsidRDefault="00AC3D29" w:rsidP="002C4AF0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ins w:id="192" w:author="Patrice Brodeur" w:date="2019-02-14T16:03:00Z"/>
                <w:rFonts w:ascii="Arial" w:hAnsi="Arial"/>
                <w:sz w:val="20"/>
              </w:rPr>
            </w:pPr>
            <w:ins w:id="193" w:author="Patrice Brodeur" w:date="2019-02-14T15:52:00Z">
              <w:r w:rsidRPr="005E7871">
                <w:rPr>
                  <w:rFonts w:ascii="Arial" w:hAnsi="Arial"/>
                  <w:sz w:val="20"/>
                </w:rPr>
                <w:t>Infonuagique</w:t>
              </w:r>
            </w:ins>
            <w:ins w:id="194" w:author="Patrice Brodeur" w:date="2019-02-14T15:53:00Z">
              <w:r w:rsidR="00B220E0" w:rsidRPr="005E7871">
                <w:rPr>
                  <w:rFonts w:ascii="Arial" w:hAnsi="Arial"/>
                  <w:sz w:val="20"/>
                </w:rPr>
                <w:t xml:space="preserve"> (synchronisation</w:t>
              </w:r>
              <w:r w:rsidR="00460F11" w:rsidRPr="005E7871">
                <w:rPr>
                  <w:rFonts w:ascii="Arial" w:hAnsi="Arial"/>
                  <w:sz w:val="20"/>
                </w:rPr>
                <w:t xml:space="preserve">, </w:t>
              </w:r>
              <w:r w:rsidR="00A93B00" w:rsidRPr="005E7871">
                <w:rPr>
                  <w:rFonts w:ascii="Arial" w:hAnsi="Arial"/>
                  <w:sz w:val="20"/>
                </w:rPr>
                <w:t>historique des versions)</w:t>
              </w:r>
            </w:ins>
            <w:del w:id="195" w:author="Patrice Brodeur" w:date="2019-02-14T15:53:00Z">
              <w:r w:rsidR="001B2A8F" w:rsidRPr="005E7871" w:rsidDel="00ED3184">
                <w:rPr>
                  <w:rFonts w:ascii="Arial" w:hAnsi="Arial"/>
                  <w:sz w:val="20"/>
                </w:rPr>
                <w:delText>Stockage, partage et synchronisation infonuagique.</w:delText>
              </w:r>
            </w:del>
          </w:p>
          <w:p w14:paraId="4404999D" w14:textId="25FC050A" w:rsidR="000A19CF" w:rsidRPr="005E7871" w:rsidRDefault="000A19CF" w:rsidP="00DF11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ins w:id="196" w:author="Patrice Brodeur" w:date="2019-02-14T16:03:00Z">
              <w:r w:rsidRPr="005E7871">
                <w:rPr>
                  <w:rFonts w:ascii="Arial" w:hAnsi="Arial"/>
                  <w:sz w:val="20"/>
                </w:rPr>
                <w:t>Édition en simultané</w:t>
              </w:r>
            </w:ins>
          </w:p>
          <w:p w14:paraId="762D1B55" w14:textId="746D1910" w:rsidR="001B2A8F" w:rsidRPr="005E7871" w:rsidDel="00EA470B" w:rsidRDefault="001B2A8F" w:rsidP="001B2A8F">
            <w:pPr>
              <w:numPr>
                <w:ilvl w:val="1"/>
                <w:numId w:val="17"/>
              </w:numPr>
              <w:spacing w:line="240" w:lineRule="exact"/>
              <w:rPr>
                <w:del w:id="197" w:author="Patrice Brodeur" w:date="2019-02-14T15:55:00Z"/>
                <w:rFonts w:ascii="Arial" w:hAnsi="Arial"/>
                <w:sz w:val="20"/>
              </w:rPr>
            </w:pPr>
            <w:del w:id="198" w:author="Patrice Brodeur" w:date="2019-02-14T15:55:00Z">
              <w:r w:rsidRPr="005E7871" w:rsidDel="00EA470B">
                <w:rPr>
                  <w:rFonts w:ascii="Arial" w:hAnsi="Arial"/>
                  <w:sz w:val="20"/>
                </w:rPr>
                <w:delText>Synchronisation et configuration de boîtes de courriels.</w:delText>
              </w:r>
            </w:del>
          </w:p>
          <w:p w14:paraId="3B7E7C20" w14:textId="3E38DF77" w:rsidR="001B2A8F" w:rsidRPr="005E7871" w:rsidRDefault="002C4AF0" w:rsidP="001B2A8F">
            <w:pPr>
              <w:numPr>
                <w:ilvl w:val="1"/>
                <w:numId w:val="17"/>
              </w:numPr>
              <w:spacing w:line="240" w:lineRule="exact"/>
              <w:rPr>
                <w:rFonts w:ascii="Arial" w:hAnsi="Arial"/>
                <w:sz w:val="20"/>
              </w:rPr>
            </w:pPr>
            <w:ins w:id="199" w:author="Patrice Brodeur" w:date="2019-02-14T15:56:00Z">
              <w:r w:rsidRPr="005E7871">
                <w:rPr>
                  <w:rFonts w:ascii="Arial" w:hAnsi="Arial"/>
                  <w:sz w:val="20"/>
                </w:rPr>
                <w:t>Courriels</w:t>
              </w:r>
            </w:ins>
            <w:ins w:id="200" w:author="Patrice Brodeur" w:date="2019-02-14T16:00:00Z">
              <w:r w:rsidR="00567140" w:rsidRPr="005E7871">
                <w:rPr>
                  <w:rFonts w:ascii="Arial" w:hAnsi="Arial"/>
                  <w:sz w:val="20"/>
                </w:rPr>
                <w:t xml:space="preserve"> </w:t>
              </w:r>
            </w:ins>
            <w:ins w:id="201" w:author="Patrice Brodeur" w:date="2019-02-14T15:56:00Z">
              <w:r w:rsidRPr="005E7871">
                <w:rPr>
                  <w:rFonts w:ascii="Arial" w:hAnsi="Arial"/>
                  <w:sz w:val="20"/>
                </w:rPr>
                <w:t>/</w:t>
              </w:r>
            </w:ins>
            <w:ins w:id="202" w:author="Patrice Brodeur" w:date="2019-02-14T16:00:00Z">
              <w:r w:rsidR="00567140" w:rsidRPr="005E7871">
                <w:rPr>
                  <w:rFonts w:ascii="Arial" w:hAnsi="Arial"/>
                  <w:sz w:val="20"/>
                </w:rPr>
                <w:t xml:space="preserve"> </w:t>
              </w:r>
            </w:ins>
            <w:ins w:id="203" w:author="Patrice Brodeur" w:date="2019-02-14T15:56:00Z">
              <w:r w:rsidRPr="005E7871">
                <w:rPr>
                  <w:rFonts w:ascii="Arial" w:hAnsi="Arial"/>
                  <w:sz w:val="20"/>
                </w:rPr>
                <w:t>Agendas</w:t>
              </w:r>
            </w:ins>
            <w:ins w:id="204" w:author="Patrice Brodeur" w:date="2019-02-14T16:00:00Z">
              <w:r w:rsidR="00AA5A39" w:rsidRPr="005E7871">
                <w:rPr>
                  <w:rFonts w:ascii="Arial" w:hAnsi="Arial"/>
                  <w:sz w:val="20"/>
                </w:rPr>
                <w:t xml:space="preserve"> partagés</w:t>
              </w:r>
              <w:r w:rsidR="00567140" w:rsidRPr="005E7871">
                <w:rPr>
                  <w:rFonts w:ascii="Arial" w:hAnsi="Arial"/>
                  <w:sz w:val="20"/>
                </w:rPr>
                <w:t xml:space="preserve"> </w:t>
              </w:r>
            </w:ins>
            <w:ins w:id="205" w:author="Patrice Brodeur" w:date="2019-02-14T15:56:00Z">
              <w:r w:rsidRPr="005E7871">
                <w:rPr>
                  <w:rFonts w:ascii="Arial" w:hAnsi="Arial"/>
                  <w:sz w:val="20"/>
                </w:rPr>
                <w:t>/</w:t>
              </w:r>
            </w:ins>
            <w:ins w:id="206" w:author="Patrice Brodeur" w:date="2019-02-14T16:00:00Z">
              <w:r w:rsidR="00567140" w:rsidRPr="005E7871">
                <w:rPr>
                  <w:rFonts w:ascii="Arial" w:hAnsi="Arial"/>
                  <w:sz w:val="20"/>
                </w:rPr>
                <w:t xml:space="preserve"> </w:t>
              </w:r>
            </w:ins>
            <w:ins w:id="207" w:author="Patrice Brodeur" w:date="2019-02-14T15:56:00Z">
              <w:r w:rsidRPr="005E7871">
                <w:rPr>
                  <w:rFonts w:ascii="Arial" w:hAnsi="Arial"/>
                  <w:sz w:val="20"/>
                </w:rPr>
                <w:t>Tâches (renforce</w:t>
              </w:r>
            </w:ins>
            <w:ins w:id="208" w:author="Patrice Brodeur" w:date="2019-02-14T16:00:00Z">
              <w:r w:rsidR="00F6369D" w:rsidRPr="005E7871">
                <w:rPr>
                  <w:rFonts w:ascii="Arial" w:hAnsi="Arial"/>
                  <w:sz w:val="20"/>
                </w:rPr>
                <w:t>ment</w:t>
              </w:r>
            </w:ins>
            <w:ins w:id="209" w:author="Patrice Brodeur" w:date="2019-02-14T15:56:00Z">
              <w:r w:rsidRPr="005E7871">
                <w:rPr>
                  <w:rFonts w:ascii="Arial" w:hAnsi="Arial"/>
                  <w:sz w:val="20"/>
                </w:rPr>
                <w:t xml:space="preserve"> en utilisant </w:t>
              </w:r>
            </w:ins>
            <w:ins w:id="210" w:author="Patrice Brodeur" w:date="2019-02-14T15:57:00Z">
              <w:r w:rsidRPr="005E7871">
                <w:rPr>
                  <w:rFonts w:ascii="Arial" w:hAnsi="Arial"/>
                  <w:sz w:val="20"/>
                </w:rPr>
                <w:t>la version en</w:t>
              </w:r>
            </w:ins>
            <w:ins w:id="211" w:author="Patrice Brodeur" w:date="2019-02-14T16:00:00Z">
              <w:r w:rsidR="00567140" w:rsidRPr="005E7871">
                <w:rPr>
                  <w:rFonts w:ascii="Arial" w:hAnsi="Arial"/>
                  <w:sz w:val="20"/>
                </w:rPr>
                <w:t xml:space="preserve"> </w:t>
              </w:r>
            </w:ins>
            <w:ins w:id="212" w:author="Patrice Brodeur" w:date="2019-02-14T15:57:00Z">
              <w:r w:rsidRPr="005E7871">
                <w:rPr>
                  <w:rFonts w:ascii="Arial" w:hAnsi="Arial"/>
                  <w:sz w:val="20"/>
                </w:rPr>
                <w:t>ligne de ces outils)</w:t>
              </w:r>
            </w:ins>
            <w:del w:id="213" w:author="Patrice Brodeur" w:date="2019-02-14T15:56:00Z">
              <w:r w:rsidR="001B2A8F" w:rsidRPr="005E7871" w:rsidDel="00E1743C">
                <w:rPr>
                  <w:rFonts w:ascii="Arial" w:hAnsi="Arial"/>
                  <w:sz w:val="20"/>
                </w:rPr>
                <w:delText>Partage de calen</w:delText>
              </w:r>
              <w:r w:rsidR="001B2A8F" w:rsidRPr="005E7871" w:rsidDel="00161F8D">
                <w:rPr>
                  <w:rFonts w:ascii="Arial" w:hAnsi="Arial"/>
                  <w:sz w:val="20"/>
                </w:rPr>
                <w:delText>driers</w:delText>
              </w:r>
            </w:del>
            <w:del w:id="214" w:author="Patrice Brodeur" w:date="2019-02-14T15:57:00Z">
              <w:r w:rsidR="001B2A8F" w:rsidRPr="005E7871" w:rsidDel="002C4AF0">
                <w:rPr>
                  <w:rFonts w:ascii="Arial" w:hAnsi="Arial"/>
                  <w:sz w:val="20"/>
                </w:rPr>
                <w:delText xml:space="preserve"> et outils de planification en ligne.</w:delText>
              </w:r>
            </w:del>
          </w:p>
          <w:p w14:paraId="49DC4EAB" w14:textId="77777777" w:rsidR="001B2A8F" w:rsidRPr="005E7871" w:rsidRDefault="001B2A8F" w:rsidP="00611374">
            <w:pPr>
              <w:numPr>
                <w:ilvl w:val="1"/>
                <w:numId w:val="17"/>
              </w:numPr>
              <w:spacing w:line="240" w:lineRule="exact"/>
              <w:rPr>
                <w:ins w:id="215" w:author="Patrice Brodeur" w:date="2019-02-14T15:58:00Z"/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Création de sondages en ligne</w:t>
            </w:r>
            <w:ins w:id="216" w:author="Patrice Brodeur" w:date="2019-02-14T15:57:00Z">
              <w:r w:rsidR="002C4AF0" w:rsidRPr="005E7871">
                <w:rPr>
                  <w:rFonts w:ascii="Arial" w:hAnsi="Arial"/>
                  <w:sz w:val="20"/>
                </w:rPr>
                <w:t xml:space="preserve"> (</w:t>
              </w:r>
            </w:ins>
            <w:ins w:id="217" w:author="Patrice Brodeur" w:date="2019-02-14T15:58:00Z">
              <w:r w:rsidR="002C4AF0" w:rsidRPr="005E7871">
                <w:rPr>
                  <w:rFonts w:ascii="Arial" w:hAnsi="Arial"/>
                  <w:sz w:val="20"/>
                </w:rPr>
                <w:t>renforcement)</w:t>
              </w:r>
            </w:ins>
            <w:r w:rsidRPr="005E7871">
              <w:rPr>
                <w:rFonts w:ascii="Arial" w:hAnsi="Arial"/>
                <w:sz w:val="20"/>
              </w:rPr>
              <w:t>.</w:t>
            </w:r>
          </w:p>
          <w:p w14:paraId="07CCC7E2" w14:textId="383B22AD" w:rsidR="002C4AF0" w:rsidRPr="005E7871" w:rsidRDefault="002C4AF0" w:rsidP="00611374">
            <w:pPr>
              <w:numPr>
                <w:ilvl w:val="1"/>
                <w:numId w:val="17"/>
              </w:numPr>
              <w:spacing w:line="240" w:lineRule="exact"/>
              <w:rPr>
                <w:ins w:id="218" w:author="Patrice Brodeur" w:date="2019-02-14T16:21:00Z"/>
                <w:rFonts w:ascii="Arial" w:hAnsi="Arial"/>
                <w:sz w:val="20"/>
              </w:rPr>
            </w:pPr>
            <w:ins w:id="219" w:author="Patrice Brodeur" w:date="2019-02-14T15:58:00Z">
              <w:r w:rsidRPr="005E7871">
                <w:rPr>
                  <w:rFonts w:ascii="Arial" w:hAnsi="Arial"/>
                  <w:sz w:val="20"/>
                </w:rPr>
                <w:t>Assistance à distance</w:t>
              </w:r>
            </w:ins>
            <w:ins w:id="220" w:author="Patrice Brodeur" w:date="2019-02-14T16:04:00Z">
              <w:r w:rsidR="0041750E" w:rsidRPr="005E7871">
                <w:rPr>
                  <w:rFonts w:ascii="Arial" w:hAnsi="Arial"/>
                  <w:sz w:val="20"/>
                </w:rPr>
                <w:t xml:space="preserve"> (</w:t>
              </w:r>
              <w:r w:rsidR="00782A61" w:rsidRPr="005E7871">
                <w:rPr>
                  <w:rFonts w:ascii="Arial" w:hAnsi="Arial"/>
                  <w:sz w:val="20"/>
                </w:rPr>
                <w:t>donner et prendre le contrôle)</w:t>
              </w:r>
            </w:ins>
          </w:p>
          <w:p w14:paraId="44221B91" w14:textId="2FDABB91" w:rsidR="00B61F9E" w:rsidRPr="005E7871" w:rsidRDefault="00B61F9E" w:rsidP="00611374">
            <w:pPr>
              <w:numPr>
                <w:ilvl w:val="1"/>
                <w:numId w:val="17"/>
              </w:numPr>
              <w:spacing w:line="240" w:lineRule="exact"/>
              <w:rPr>
                <w:ins w:id="221" w:author="Patrice Brodeur" w:date="2019-02-14T15:58:00Z"/>
                <w:rFonts w:ascii="Arial" w:hAnsi="Arial"/>
                <w:sz w:val="20"/>
              </w:rPr>
            </w:pPr>
            <w:ins w:id="222" w:author="Patrice Brodeur" w:date="2019-02-14T16:21:00Z">
              <w:r w:rsidRPr="005E7871">
                <w:rPr>
                  <w:rFonts w:ascii="Arial" w:hAnsi="Arial"/>
                  <w:sz w:val="20"/>
                </w:rPr>
                <w:t>Planif</w:t>
              </w:r>
              <w:r w:rsidR="008F612B" w:rsidRPr="005E7871">
                <w:rPr>
                  <w:rFonts w:ascii="Arial" w:hAnsi="Arial"/>
                  <w:sz w:val="20"/>
                </w:rPr>
                <w:t>ication</w:t>
              </w:r>
              <w:r w:rsidRPr="005E7871">
                <w:rPr>
                  <w:rFonts w:ascii="Arial" w:hAnsi="Arial"/>
                  <w:sz w:val="20"/>
                </w:rPr>
                <w:t xml:space="preserve"> </w:t>
              </w:r>
            </w:ins>
            <w:ins w:id="223" w:author="Patrice Brodeur" w:date="2019-02-18T08:50:00Z">
              <w:r w:rsidR="007E7FC6" w:rsidRPr="005E7871">
                <w:rPr>
                  <w:rFonts w:ascii="Arial" w:hAnsi="Arial"/>
                  <w:sz w:val="20"/>
                </w:rPr>
                <w:t>d’</w:t>
              </w:r>
            </w:ins>
            <w:ins w:id="224" w:author="Patrice Brodeur" w:date="2019-02-14T16:21:00Z">
              <w:r w:rsidRPr="005E7871">
                <w:rPr>
                  <w:rFonts w:ascii="Arial" w:hAnsi="Arial"/>
                  <w:sz w:val="20"/>
                </w:rPr>
                <w:t>une réunion (</w:t>
              </w:r>
              <w:r w:rsidR="001400EF" w:rsidRPr="005E7871">
                <w:rPr>
                  <w:rFonts w:ascii="Arial" w:hAnsi="Arial"/>
                  <w:sz w:val="20"/>
                </w:rPr>
                <w:t>renforcement avec Doodle)</w:t>
              </w:r>
            </w:ins>
          </w:p>
          <w:p w14:paraId="39467729" w14:textId="6971BBB5" w:rsidR="002C4AF0" w:rsidRPr="005E7871" w:rsidRDefault="002C4AF0" w:rsidP="00611374">
            <w:pPr>
              <w:numPr>
                <w:ilvl w:val="1"/>
                <w:numId w:val="17"/>
              </w:numPr>
              <w:spacing w:line="240" w:lineRule="exact"/>
              <w:rPr>
                <w:ins w:id="225" w:author="Patrice Brodeur" w:date="2019-02-14T15:58:00Z"/>
                <w:rFonts w:ascii="Arial" w:hAnsi="Arial"/>
                <w:sz w:val="20"/>
              </w:rPr>
            </w:pPr>
            <w:ins w:id="226" w:author="Patrice Brodeur" w:date="2019-02-14T15:58:00Z">
              <w:r w:rsidRPr="005E7871">
                <w:rPr>
                  <w:rFonts w:ascii="Arial" w:hAnsi="Arial"/>
                  <w:sz w:val="20"/>
                </w:rPr>
                <w:t>Réunion virtuelle</w:t>
              </w:r>
              <w:r w:rsidR="009C10BC" w:rsidRPr="005E7871">
                <w:rPr>
                  <w:rFonts w:ascii="Arial" w:hAnsi="Arial"/>
                  <w:sz w:val="20"/>
                </w:rPr>
                <w:t xml:space="preserve"> (</w:t>
              </w:r>
              <w:del w:id="227" w:author="Patrice Brodeur [2]" w:date="2019-11-21T06:28:00Z">
                <w:r w:rsidR="009C10BC" w:rsidRPr="005E7871" w:rsidDel="005E7871">
                  <w:rPr>
                    <w:rFonts w:ascii="Arial" w:hAnsi="Arial"/>
                    <w:sz w:val="20"/>
                  </w:rPr>
                  <w:delText>Skype</w:delText>
                </w:r>
              </w:del>
            </w:ins>
            <w:ins w:id="228" w:author="Patrice Brodeur" w:date="2019-02-14T16:04:00Z">
              <w:del w:id="229" w:author="Patrice Brodeur [2]" w:date="2019-11-21T06:28:00Z">
                <w:r w:rsidR="00160379" w:rsidRPr="005E7871" w:rsidDel="005E7871">
                  <w:rPr>
                    <w:rFonts w:ascii="Arial" w:hAnsi="Arial"/>
                    <w:sz w:val="20"/>
                  </w:rPr>
                  <w:delText xml:space="preserve">, </w:delText>
                </w:r>
              </w:del>
              <w:r w:rsidR="0015794C" w:rsidRPr="005E7871">
                <w:rPr>
                  <w:rFonts w:ascii="Arial" w:hAnsi="Arial"/>
                  <w:sz w:val="20"/>
                </w:rPr>
                <w:t>audio, vi</w:t>
              </w:r>
            </w:ins>
            <w:ins w:id="230" w:author="Patrice Brodeur" w:date="2019-02-14T16:05:00Z">
              <w:r w:rsidR="0015794C" w:rsidRPr="005E7871">
                <w:rPr>
                  <w:rFonts w:ascii="Arial" w:hAnsi="Arial"/>
                  <w:sz w:val="20"/>
                </w:rPr>
                <w:t>déo, partage d’écran</w:t>
              </w:r>
            </w:ins>
            <w:ins w:id="231" w:author="Patrice Brodeur" w:date="2019-02-14T15:58:00Z">
              <w:r w:rsidR="009C10BC" w:rsidRPr="005E7871">
                <w:rPr>
                  <w:rFonts w:ascii="Arial" w:hAnsi="Arial"/>
                  <w:sz w:val="20"/>
                </w:rPr>
                <w:t>)</w:t>
              </w:r>
            </w:ins>
          </w:p>
          <w:p w14:paraId="05D5124E" w14:textId="4349448C" w:rsidR="009C10BC" w:rsidRPr="005E7871" w:rsidRDefault="00E32520" w:rsidP="00611374">
            <w:pPr>
              <w:numPr>
                <w:ilvl w:val="1"/>
                <w:numId w:val="17"/>
              </w:numPr>
              <w:spacing w:line="240" w:lineRule="exact"/>
              <w:rPr>
                <w:rFonts w:ascii="Arial" w:hAnsi="Arial"/>
                <w:sz w:val="20"/>
              </w:rPr>
            </w:pPr>
            <w:ins w:id="232" w:author="Patrice Brodeur" w:date="2019-02-14T16:01:00Z">
              <w:r w:rsidRPr="005E7871">
                <w:rPr>
                  <w:rFonts w:ascii="Arial" w:hAnsi="Arial"/>
                  <w:sz w:val="20"/>
                </w:rPr>
                <w:t>Bloc-notes collaboratif</w:t>
              </w:r>
              <w:r w:rsidR="00B57E0B" w:rsidRPr="005E7871">
                <w:rPr>
                  <w:rFonts w:ascii="Arial" w:hAnsi="Arial"/>
                  <w:sz w:val="20"/>
                </w:rPr>
                <w:t xml:space="preserve"> (</w:t>
              </w:r>
            </w:ins>
            <w:ins w:id="233" w:author="Patrice Brodeur" w:date="2019-02-14T16:02:00Z">
              <w:r w:rsidR="00464BC1" w:rsidRPr="005E7871">
                <w:rPr>
                  <w:rFonts w:ascii="Arial" w:hAnsi="Arial"/>
                  <w:sz w:val="20"/>
                </w:rPr>
                <w:t>créer, organiser,</w:t>
              </w:r>
              <w:r w:rsidR="00AE3512" w:rsidRPr="005E7871">
                <w:rPr>
                  <w:rFonts w:ascii="Arial" w:hAnsi="Arial"/>
                  <w:sz w:val="20"/>
                </w:rPr>
                <w:t xml:space="preserve"> exploiter)</w:t>
              </w:r>
            </w:ins>
          </w:p>
        </w:tc>
      </w:tr>
      <w:tr w:rsidR="001B2A8F" w:rsidDel="006C31F5" w14:paraId="36189D31" w14:textId="31B0402F" w:rsidTr="00BE187C">
        <w:trPr>
          <w:jc w:val="center"/>
          <w:del w:id="234" w:author="Patrice Brodeur" w:date="2019-02-14T16:06:00Z"/>
        </w:trPr>
        <w:tc>
          <w:tcPr>
            <w:tcW w:w="3762" w:type="dxa"/>
            <w:tcBorders>
              <w:top w:val="single" w:sz="18" w:space="0" w:color="auto"/>
              <w:bottom w:val="single" w:sz="18" w:space="0" w:color="auto"/>
            </w:tcBorders>
          </w:tcPr>
          <w:p w14:paraId="5D9D05F1" w14:textId="1C047F97" w:rsidR="001B2A8F" w:rsidRPr="00611374" w:rsidDel="006C31F5" w:rsidRDefault="001B2A8F" w:rsidP="00611374">
            <w:pPr>
              <w:numPr>
                <w:ilvl w:val="0"/>
                <w:numId w:val="1"/>
              </w:numPr>
              <w:spacing w:line="240" w:lineRule="exact"/>
              <w:rPr>
                <w:del w:id="235" w:author="Patrice Brodeur" w:date="2019-02-14T16:06:00Z"/>
                <w:rFonts w:ascii="Arial" w:hAnsi="Arial"/>
                <w:sz w:val="20"/>
              </w:rPr>
            </w:pPr>
            <w:del w:id="236" w:author="Patrice Brodeur" w:date="2019-02-14T16:06:00Z">
              <w:r w:rsidDel="006C31F5">
                <w:rPr>
                  <w:rFonts w:ascii="Arial" w:hAnsi="Arial"/>
                  <w:sz w:val="20"/>
                </w:rPr>
                <w:delText>Utiliser différents outils de collaboration qui facilitent le travail d'équipe.</w:delText>
              </w:r>
            </w:del>
          </w:p>
        </w:tc>
        <w:tc>
          <w:tcPr>
            <w:tcW w:w="1352" w:type="dxa"/>
            <w:tcBorders>
              <w:top w:val="single" w:sz="18" w:space="0" w:color="auto"/>
              <w:bottom w:val="single" w:sz="18" w:space="0" w:color="auto"/>
            </w:tcBorders>
          </w:tcPr>
          <w:p w14:paraId="3D84D4B4" w14:textId="48DF9BF9" w:rsidR="001B2A8F" w:rsidDel="006C31F5" w:rsidRDefault="001B2A8F" w:rsidP="00611374">
            <w:pPr>
              <w:spacing w:line="240" w:lineRule="exact"/>
              <w:jc w:val="center"/>
              <w:rPr>
                <w:del w:id="237" w:author="Patrice Brodeur" w:date="2019-02-14T16:06:00Z"/>
                <w:rFonts w:ascii="Arial" w:hAnsi="Arial"/>
                <w:sz w:val="20"/>
              </w:rPr>
            </w:pPr>
            <w:del w:id="238" w:author="Patrice Brodeur" w:date="2019-02-14T16:06:00Z">
              <w:r w:rsidDel="006C31F5">
                <w:rPr>
                  <w:rFonts w:ascii="Arial" w:hAnsi="Arial"/>
                  <w:sz w:val="20"/>
                </w:rPr>
                <w:delText>20 %</w:delText>
              </w:r>
            </w:del>
          </w:p>
        </w:tc>
        <w:tc>
          <w:tcPr>
            <w:tcW w:w="1614" w:type="dxa"/>
            <w:tcBorders>
              <w:top w:val="single" w:sz="18" w:space="0" w:color="auto"/>
              <w:bottom w:val="single" w:sz="18" w:space="0" w:color="auto"/>
            </w:tcBorders>
          </w:tcPr>
          <w:p w14:paraId="164FEBA3" w14:textId="5EE3BD6B" w:rsidR="001B2A8F" w:rsidDel="006C31F5" w:rsidRDefault="001B2A8F" w:rsidP="00611374">
            <w:pPr>
              <w:spacing w:line="240" w:lineRule="exact"/>
              <w:jc w:val="center"/>
              <w:rPr>
                <w:del w:id="239" w:author="Patrice Brodeur" w:date="2019-02-14T16:06:00Z"/>
                <w:rFonts w:ascii="Arial" w:hAnsi="Arial"/>
                <w:sz w:val="20"/>
              </w:rPr>
            </w:pPr>
            <w:del w:id="240" w:author="Patrice Brodeur" w:date="2019-02-14T16:06:00Z">
              <w:r w:rsidDel="006C31F5">
                <w:rPr>
                  <w:rFonts w:ascii="Arial" w:hAnsi="Arial"/>
                  <w:sz w:val="20"/>
                </w:rPr>
                <w:delText>3</w:delText>
              </w:r>
            </w:del>
          </w:p>
        </w:tc>
        <w:tc>
          <w:tcPr>
            <w:tcW w:w="3352" w:type="dxa"/>
            <w:tcBorders>
              <w:top w:val="single" w:sz="18" w:space="0" w:color="auto"/>
              <w:bottom w:val="single" w:sz="18" w:space="0" w:color="auto"/>
            </w:tcBorders>
          </w:tcPr>
          <w:p w14:paraId="6144AF96" w14:textId="69A39C13" w:rsidR="001B2A8F" w:rsidDel="006C31F5" w:rsidRDefault="001B2A8F" w:rsidP="001B2A8F">
            <w:pPr>
              <w:numPr>
                <w:ilvl w:val="1"/>
                <w:numId w:val="18"/>
              </w:numPr>
              <w:spacing w:line="240" w:lineRule="exact"/>
              <w:rPr>
                <w:del w:id="241" w:author="Patrice Brodeur" w:date="2019-02-14T16:06:00Z"/>
                <w:rFonts w:ascii="Arial" w:hAnsi="Arial"/>
                <w:sz w:val="20"/>
              </w:rPr>
            </w:pPr>
            <w:del w:id="242" w:author="Patrice Brodeur" w:date="2019-02-14T16:06:00Z">
              <w:r w:rsidDel="006C31F5">
                <w:rPr>
                  <w:rFonts w:ascii="Arial" w:hAnsi="Arial"/>
                  <w:sz w:val="20"/>
                </w:rPr>
                <w:delText>Édition de documents et travail de collaboration en ligne.</w:delText>
              </w:r>
            </w:del>
          </w:p>
          <w:p w14:paraId="2310F1AC" w14:textId="652C6235" w:rsidR="001B2A8F" w:rsidDel="006C31F5" w:rsidRDefault="001B2A8F" w:rsidP="001B2A8F">
            <w:pPr>
              <w:numPr>
                <w:ilvl w:val="1"/>
                <w:numId w:val="18"/>
              </w:numPr>
              <w:spacing w:line="240" w:lineRule="exact"/>
              <w:rPr>
                <w:del w:id="243" w:author="Patrice Brodeur" w:date="2019-02-14T16:06:00Z"/>
                <w:rFonts w:ascii="Arial" w:hAnsi="Arial"/>
                <w:sz w:val="20"/>
              </w:rPr>
            </w:pPr>
            <w:del w:id="244" w:author="Patrice Brodeur" w:date="2019-02-14T16:06:00Z">
              <w:r w:rsidDel="006C31F5">
                <w:rPr>
                  <w:rFonts w:ascii="Arial" w:hAnsi="Arial"/>
                  <w:sz w:val="20"/>
                </w:rPr>
                <w:delText>Outils de travail à distance.</w:delText>
              </w:r>
            </w:del>
          </w:p>
          <w:p w14:paraId="5C1427B4" w14:textId="5F739C05" w:rsidR="001B2A8F" w:rsidDel="006C31F5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245" w:author="Patrice Brodeur" w:date="2019-02-14T16:06:00Z"/>
                <w:rFonts w:ascii="Arial" w:hAnsi="Arial"/>
                <w:sz w:val="20"/>
              </w:rPr>
            </w:pPr>
            <w:del w:id="246" w:author="Patrice Brodeur" w:date="2019-02-14T16:06:00Z">
              <w:r w:rsidDel="006C31F5">
                <w:rPr>
                  <w:rFonts w:ascii="Arial" w:hAnsi="Arial"/>
                  <w:sz w:val="20"/>
                </w:rPr>
                <w:delText>Logiciels de clavardage.</w:delText>
              </w:r>
            </w:del>
          </w:p>
          <w:p w14:paraId="0C440487" w14:textId="25C3786D" w:rsidR="001B2A8F" w:rsidDel="006C31F5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247" w:author="Patrice Brodeur" w:date="2019-02-14T16:06:00Z"/>
                <w:rFonts w:ascii="Arial" w:hAnsi="Arial"/>
                <w:sz w:val="20"/>
              </w:rPr>
            </w:pPr>
            <w:del w:id="248" w:author="Patrice Brodeur" w:date="2019-02-14T16:06:00Z">
              <w:r w:rsidDel="006C31F5">
                <w:rPr>
                  <w:rFonts w:ascii="Arial" w:hAnsi="Arial"/>
                  <w:sz w:val="20"/>
                </w:rPr>
                <w:delText>Appels-conférences.</w:delText>
              </w:r>
            </w:del>
          </w:p>
          <w:p w14:paraId="286E643E" w14:textId="45C8FC1F" w:rsidR="001B2A8F" w:rsidDel="006C31F5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249" w:author="Patrice Brodeur" w:date="2019-02-14T16:06:00Z"/>
                <w:rFonts w:ascii="Arial" w:hAnsi="Arial"/>
                <w:sz w:val="20"/>
              </w:rPr>
            </w:pPr>
            <w:del w:id="250" w:author="Patrice Brodeur" w:date="2019-02-14T16:06:00Z">
              <w:r w:rsidDel="006C31F5">
                <w:rPr>
                  <w:rFonts w:ascii="Arial" w:hAnsi="Arial"/>
                  <w:sz w:val="20"/>
                </w:rPr>
                <w:delText>Partage d’écran.</w:delText>
              </w:r>
            </w:del>
          </w:p>
          <w:p w14:paraId="2E087704" w14:textId="39847D1A" w:rsidR="001B2A8F" w:rsidDel="006C31F5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251" w:author="Patrice Brodeur" w:date="2019-02-14T16:06:00Z"/>
                <w:rFonts w:ascii="Arial" w:hAnsi="Arial"/>
                <w:sz w:val="20"/>
              </w:rPr>
            </w:pPr>
            <w:del w:id="252" w:author="Patrice Brodeur" w:date="2019-02-14T16:06:00Z">
              <w:r w:rsidDel="006C31F5">
                <w:rPr>
                  <w:rFonts w:ascii="Arial" w:hAnsi="Arial"/>
                  <w:sz w:val="20"/>
                </w:rPr>
                <w:delText>Connexion bureau à distance.</w:delText>
              </w:r>
            </w:del>
          </w:p>
          <w:p w14:paraId="15CA9BCA" w14:textId="279FD829" w:rsidR="001B2A8F" w:rsidDel="006C31F5" w:rsidRDefault="001B2A8F" w:rsidP="001B2A8F">
            <w:pPr>
              <w:numPr>
                <w:ilvl w:val="1"/>
                <w:numId w:val="18"/>
              </w:numPr>
              <w:spacing w:line="240" w:lineRule="exact"/>
              <w:rPr>
                <w:del w:id="253" w:author="Patrice Brodeur" w:date="2019-02-14T16:06:00Z"/>
                <w:rFonts w:ascii="Arial" w:hAnsi="Arial"/>
                <w:sz w:val="20"/>
              </w:rPr>
            </w:pPr>
            <w:del w:id="254" w:author="Patrice Brodeur" w:date="2019-02-14T16:06:00Z">
              <w:r w:rsidDel="006C31F5">
                <w:rPr>
                  <w:rFonts w:ascii="Arial" w:hAnsi="Arial"/>
                  <w:sz w:val="20"/>
                </w:rPr>
                <w:delText xml:space="preserve">Logiciels de bloc-notes </w:delText>
              </w:r>
              <w:r w:rsidDel="006C31F5">
                <w:rPr>
                  <w:rFonts w:ascii="Arial" w:hAnsi="Arial"/>
                  <w:sz w:val="20"/>
                </w:rPr>
                <w:br/>
                <w:delText>(tel que Microsoft OneNote).</w:delText>
              </w:r>
            </w:del>
          </w:p>
          <w:p w14:paraId="18C744DD" w14:textId="112FB572" w:rsidR="001B2A8F" w:rsidDel="006C31F5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255" w:author="Patrice Brodeur" w:date="2019-02-14T16:06:00Z"/>
                <w:rFonts w:ascii="Arial" w:hAnsi="Arial"/>
                <w:sz w:val="20"/>
              </w:rPr>
            </w:pPr>
            <w:del w:id="256" w:author="Patrice Brodeur" w:date="2019-02-14T16:06:00Z">
              <w:r w:rsidDel="006C31F5">
                <w:rPr>
                  <w:rFonts w:ascii="Arial" w:hAnsi="Arial"/>
                  <w:sz w:val="20"/>
                </w:rPr>
                <w:delText>Outils d’organisation.</w:delText>
              </w:r>
            </w:del>
          </w:p>
          <w:p w14:paraId="2FA999C5" w14:textId="267E36B2" w:rsidR="001B2A8F" w:rsidDel="006C31F5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257" w:author="Patrice Brodeur" w:date="2019-02-14T16:06:00Z"/>
                <w:rFonts w:ascii="Arial" w:hAnsi="Arial"/>
                <w:sz w:val="20"/>
              </w:rPr>
            </w:pPr>
            <w:del w:id="258" w:author="Patrice Brodeur" w:date="2019-02-14T16:06:00Z">
              <w:r w:rsidDel="006C31F5">
                <w:rPr>
                  <w:rFonts w:ascii="Arial" w:hAnsi="Arial"/>
                  <w:sz w:val="20"/>
                </w:rPr>
                <w:delText>Outils de mise en forme.</w:delText>
              </w:r>
            </w:del>
          </w:p>
          <w:p w14:paraId="187CD8FC" w14:textId="0414A00B" w:rsidR="001B2A8F" w:rsidDel="006C31F5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259" w:author="Patrice Brodeur" w:date="2019-02-14T16:06:00Z"/>
                <w:rFonts w:ascii="Arial" w:hAnsi="Arial"/>
                <w:sz w:val="20"/>
              </w:rPr>
            </w:pPr>
            <w:del w:id="260" w:author="Patrice Brodeur" w:date="2019-02-14T16:06:00Z">
              <w:r w:rsidDel="006C31F5">
                <w:rPr>
                  <w:rFonts w:ascii="Arial" w:hAnsi="Arial"/>
                  <w:sz w:val="20"/>
                </w:rPr>
                <w:delText>Outils de recherche.</w:delText>
              </w:r>
            </w:del>
          </w:p>
          <w:p w14:paraId="089CFACA" w14:textId="5FABDF51" w:rsidR="001B2A8F" w:rsidDel="006C31F5" w:rsidRDefault="001B2A8F" w:rsidP="001B2A8F">
            <w:pPr>
              <w:numPr>
                <w:ilvl w:val="1"/>
                <w:numId w:val="18"/>
              </w:numPr>
              <w:spacing w:line="240" w:lineRule="exact"/>
              <w:rPr>
                <w:del w:id="261" w:author="Patrice Brodeur" w:date="2019-02-14T16:06:00Z"/>
                <w:rFonts w:ascii="Arial" w:hAnsi="Arial"/>
                <w:sz w:val="20"/>
              </w:rPr>
            </w:pPr>
            <w:del w:id="262" w:author="Patrice Brodeur" w:date="2019-02-14T16:06:00Z">
              <w:r w:rsidDel="006C31F5">
                <w:rPr>
                  <w:rFonts w:ascii="Arial" w:hAnsi="Arial"/>
                  <w:sz w:val="20"/>
                </w:rPr>
                <w:delText xml:space="preserve">Logiciels de wikis </w:delText>
              </w:r>
              <w:r w:rsidDel="006C31F5">
                <w:rPr>
                  <w:rFonts w:ascii="Arial" w:hAnsi="Arial"/>
                  <w:sz w:val="20"/>
                </w:rPr>
                <w:br/>
                <w:delText>(tel que MediaWiki).</w:delText>
              </w:r>
            </w:del>
          </w:p>
          <w:p w14:paraId="094DD68D" w14:textId="0CC3B191" w:rsidR="001B2A8F" w:rsidDel="006C31F5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263" w:author="Patrice Brodeur" w:date="2019-02-14T16:06:00Z"/>
                <w:rFonts w:ascii="Arial" w:hAnsi="Arial"/>
                <w:sz w:val="20"/>
              </w:rPr>
            </w:pPr>
            <w:del w:id="264" w:author="Patrice Brodeur" w:date="2019-02-14T16:06:00Z">
              <w:r w:rsidDel="006C31F5">
                <w:rPr>
                  <w:rFonts w:ascii="Arial" w:hAnsi="Arial"/>
                  <w:sz w:val="20"/>
                </w:rPr>
                <w:delText>Utilité et fonctionnement.</w:delText>
              </w:r>
            </w:del>
          </w:p>
          <w:p w14:paraId="1F6D1057" w14:textId="215E174A" w:rsidR="001B2A8F" w:rsidRPr="00B462D7" w:rsidDel="006C31F5" w:rsidRDefault="001B2A8F" w:rsidP="00611374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del w:id="265" w:author="Patrice Brodeur" w:date="2019-02-14T16:06:00Z"/>
                <w:rFonts w:ascii="Arial" w:hAnsi="Arial"/>
                <w:sz w:val="20"/>
              </w:rPr>
            </w:pPr>
            <w:del w:id="266" w:author="Patrice Brodeur" w:date="2019-02-14T16:06:00Z">
              <w:r w:rsidDel="006C31F5">
                <w:rPr>
                  <w:rFonts w:ascii="Arial" w:hAnsi="Arial"/>
                  <w:sz w:val="20"/>
                </w:rPr>
                <w:delText>Structure des contenus.</w:delText>
              </w:r>
            </w:del>
          </w:p>
        </w:tc>
      </w:tr>
      <w:tr w:rsidR="001B2A8F" w14:paraId="20804B88" w14:textId="77777777" w:rsidTr="00A432BB">
        <w:trPr>
          <w:jc w:val="center"/>
        </w:trPr>
        <w:tc>
          <w:tcPr>
            <w:tcW w:w="3762" w:type="dxa"/>
            <w:tcBorders>
              <w:top w:val="single" w:sz="18" w:space="0" w:color="auto"/>
              <w:bottom w:val="single" w:sz="18" w:space="0" w:color="auto"/>
            </w:tcBorders>
          </w:tcPr>
          <w:p w14:paraId="15E98362" w14:textId="27178556" w:rsidR="001B2A8F" w:rsidRPr="00B462D7" w:rsidRDefault="001B2A8F" w:rsidP="001B2A8F">
            <w:pPr>
              <w:numPr>
                <w:ilvl w:val="0"/>
                <w:numId w:val="1"/>
              </w:numPr>
              <w:spacing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Exploiter </w:t>
            </w:r>
            <w:ins w:id="267" w:author="Patrice Brodeur" w:date="2019-02-14T16:07:00Z">
              <w:r w:rsidR="00EE0AA1">
                <w:rPr>
                  <w:rFonts w:ascii="Arial" w:hAnsi="Arial"/>
                  <w:sz w:val="20"/>
                </w:rPr>
                <w:t>d</w:t>
              </w:r>
            </w:ins>
            <w:del w:id="268" w:author="Patrice Brodeur" w:date="2019-02-14T16:07:00Z">
              <w:r w:rsidDel="00EE0AA1">
                <w:rPr>
                  <w:rFonts w:ascii="Arial" w:hAnsi="Arial"/>
                  <w:sz w:val="20"/>
                </w:rPr>
                <w:delText>l</w:delText>
              </w:r>
            </w:del>
            <w:r>
              <w:rPr>
                <w:rFonts w:ascii="Arial" w:hAnsi="Arial"/>
                <w:sz w:val="20"/>
              </w:rPr>
              <w:t>es outils</w:t>
            </w:r>
            <w:ins w:id="269" w:author="Patrice Brodeur" w:date="2019-02-14T16:07:00Z">
              <w:r w:rsidR="00EE0AA1">
                <w:rPr>
                  <w:rFonts w:ascii="Arial" w:hAnsi="Arial"/>
                  <w:sz w:val="20"/>
                </w:rPr>
                <w:t xml:space="preserve"> de publication de </w:t>
              </w:r>
            </w:ins>
            <w:del w:id="270" w:author="Patrice Brodeur" w:date="2019-02-14T16:07:00Z">
              <w:r w:rsidDel="00EE0AA1">
                <w:rPr>
                  <w:rFonts w:ascii="Arial" w:hAnsi="Arial"/>
                  <w:sz w:val="20"/>
                </w:rPr>
                <w:delText xml:space="preserve"> en lign</w:delText>
              </w:r>
            </w:del>
            <w:del w:id="271" w:author="Patrice Brodeur" w:date="2019-02-14T16:08:00Z">
              <w:r w:rsidDel="00EE0AA1">
                <w:rPr>
                  <w:rFonts w:ascii="Arial" w:hAnsi="Arial"/>
                  <w:sz w:val="20"/>
                </w:rPr>
                <w:delText xml:space="preserve">e de gestion de </w:delText>
              </w:r>
            </w:del>
            <w:r>
              <w:rPr>
                <w:rFonts w:ascii="Arial" w:hAnsi="Arial"/>
                <w:sz w:val="20"/>
              </w:rPr>
              <w:t xml:space="preserve">contenu </w:t>
            </w:r>
            <w:ins w:id="272" w:author="Patrice Brodeur" w:date="2019-02-14T16:08:00Z">
              <w:r w:rsidR="00DB1FA6">
                <w:rPr>
                  <w:rFonts w:ascii="Arial" w:hAnsi="Arial"/>
                  <w:sz w:val="20"/>
                </w:rPr>
                <w:t xml:space="preserve">sur le </w:t>
              </w:r>
            </w:ins>
            <w:del w:id="273" w:author="Patrice Brodeur" w:date="2019-02-14T16:08:00Z">
              <w:r w:rsidDel="00DB1FA6">
                <w:rPr>
                  <w:rFonts w:ascii="Arial" w:hAnsi="Arial"/>
                  <w:sz w:val="20"/>
                </w:rPr>
                <w:delText xml:space="preserve">de sites </w:delText>
              </w:r>
            </w:del>
            <w:r>
              <w:rPr>
                <w:rFonts w:ascii="Arial" w:hAnsi="Arial"/>
                <w:sz w:val="20"/>
              </w:rPr>
              <w:t>web.</w:t>
            </w:r>
          </w:p>
        </w:tc>
        <w:tc>
          <w:tcPr>
            <w:tcW w:w="1352" w:type="dxa"/>
            <w:tcBorders>
              <w:top w:val="single" w:sz="18" w:space="0" w:color="auto"/>
              <w:bottom w:val="single" w:sz="18" w:space="0" w:color="auto"/>
            </w:tcBorders>
          </w:tcPr>
          <w:p w14:paraId="60A809BA" w14:textId="3BBF2AA8" w:rsidR="001B2A8F" w:rsidRDefault="00FF069A" w:rsidP="00B462D7">
            <w:pPr>
              <w:spacing w:line="240" w:lineRule="exact"/>
              <w:jc w:val="center"/>
              <w:rPr>
                <w:rFonts w:ascii="Arial" w:hAnsi="Arial"/>
                <w:sz w:val="20"/>
              </w:rPr>
            </w:pPr>
            <w:ins w:id="274" w:author="Patrice Brodeur" w:date="2019-02-14T16:07:00Z">
              <w:r>
                <w:rPr>
                  <w:rFonts w:ascii="Arial" w:hAnsi="Arial"/>
                  <w:sz w:val="20"/>
                </w:rPr>
                <w:t>2</w:t>
              </w:r>
            </w:ins>
            <w:ins w:id="275" w:author="Patrice Brodeur" w:date="2019-02-18T09:09:00Z">
              <w:r w:rsidR="00673B70">
                <w:rPr>
                  <w:rFonts w:ascii="Arial" w:hAnsi="Arial"/>
                  <w:sz w:val="20"/>
                </w:rPr>
                <w:t>0</w:t>
              </w:r>
            </w:ins>
            <w:del w:id="276" w:author="Patrice Brodeur" w:date="2019-02-14T16:07:00Z">
              <w:r w:rsidR="001B2A8F" w:rsidDel="00FF069A">
                <w:rPr>
                  <w:rFonts w:ascii="Arial" w:hAnsi="Arial"/>
                  <w:sz w:val="20"/>
                </w:rPr>
                <w:delText>1</w:delText>
              </w:r>
            </w:del>
            <w:del w:id="277" w:author="Patrice Brodeur" w:date="2019-02-18T09:09:00Z">
              <w:r w:rsidR="001B2A8F" w:rsidDel="00673B70">
                <w:rPr>
                  <w:rFonts w:ascii="Arial" w:hAnsi="Arial"/>
                  <w:sz w:val="20"/>
                </w:rPr>
                <w:delText>5</w:delText>
              </w:r>
            </w:del>
            <w:r w:rsidR="001B2A8F">
              <w:rPr>
                <w:rFonts w:ascii="Arial" w:hAnsi="Arial"/>
                <w:sz w:val="20"/>
              </w:rPr>
              <w:t xml:space="preserve"> %</w:t>
            </w:r>
          </w:p>
        </w:tc>
        <w:tc>
          <w:tcPr>
            <w:tcW w:w="1614" w:type="dxa"/>
            <w:tcBorders>
              <w:top w:val="single" w:sz="18" w:space="0" w:color="auto"/>
              <w:bottom w:val="single" w:sz="18" w:space="0" w:color="auto"/>
            </w:tcBorders>
          </w:tcPr>
          <w:p w14:paraId="0F517541" w14:textId="74ABF082" w:rsidR="001B2A8F" w:rsidRDefault="001B2A8F" w:rsidP="00611374">
            <w:pPr>
              <w:spacing w:line="240" w:lineRule="exact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3352" w:type="dxa"/>
            <w:tcBorders>
              <w:top w:val="single" w:sz="18" w:space="0" w:color="auto"/>
              <w:bottom w:val="single" w:sz="18" w:space="0" w:color="auto"/>
            </w:tcBorders>
          </w:tcPr>
          <w:p w14:paraId="04BA6923" w14:textId="77777777" w:rsidR="001B2A8F" w:rsidRPr="005E7871" w:rsidRDefault="001B2A8F" w:rsidP="001B2A8F">
            <w:pPr>
              <w:pStyle w:val="Paragraphedeliste"/>
              <w:numPr>
                <w:ilvl w:val="1"/>
                <w:numId w:val="1"/>
              </w:numPr>
              <w:spacing w:line="240" w:lineRule="exact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Notions de base du web.</w:t>
            </w:r>
          </w:p>
          <w:p w14:paraId="7E60219A" w14:textId="77777777" w:rsidR="001B2A8F" w:rsidRPr="005E7871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Serveurs et navigateurs.</w:t>
            </w:r>
          </w:p>
          <w:p w14:paraId="48F6127F" w14:textId="77777777" w:rsidR="001B2A8F" w:rsidRPr="005E7871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Domaine et hébergement.</w:t>
            </w:r>
          </w:p>
          <w:p w14:paraId="23306E3A" w14:textId="77777777" w:rsidR="001B2A8F" w:rsidRPr="005E7871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Langages HTML et CSS.</w:t>
            </w:r>
          </w:p>
          <w:p w14:paraId="1401639E" w14:textId="77777777" w:rsidR="001B2A8F" w:rsidRPr="005E7871" w:rsidRDefault="001B2A8F" w:rsidP="001B2A8F">
            <w:pPr>
              <w:numPr>
                <w:ilvl w:val="1"/>
                <w:numId w:val="1"/>
              </w:numPr>
              <w:spacing w:line="240" w:lineRule="exact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Systèmes de gestion de contenu (CMS).</w:t>
            </w:r>
          </w:p>
          <w:p w14:paraId="14574EE3" w14:textId="77777777" w:rsidR="001B2A8F" w:rsidRPr="005E7871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Sites versus blogues.</w:t>
            </w:r>
          </w:p>
          <w:p w14:paraId="747A0D90" w14:textId="54E0C244" w:rsidR="001B2A8F" w:rsidRPr="005E7871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 xml:space="preserve">Création </w:t>
            </w:r>
            <w:ins w:id="278" w:author="Patrice Brodeur" w:date="2019-02-14T16:12:00Z">
              <w:r w:rsidR="001A162C" w:rsidRPr="005E7871">
                <w:rPr>
                  <w:rFonts w:ascii="Arial" w:hAnsi="Arial"/>
                  <w:sz w:val="20"/>
                </w:rPr>
                <w:t xml:space="preserve">et publication </w:t>
              </w:r>
            </w:ins>
            <w:r w:rsidRPr="005E7871">
              <w:rPr>
                <w:rFonts w:ascii="Arial" w:hAnsi="Arial"/>
                <w:sz w:val="20"/>
              </w:rPr>
              <w:t xml:space="preserve">de pages </w:t>
            </w:r>
            <w:ins w:id="279" w:author="Patrice Brodeur" w:date="2019-02-14T16:12:00Z">
              <w:r w:rsidR="001A162C" w:rsidRPr="005E7871">
                <w:rPr>
                  <w:rFonts w:ascii="Arial" w:hAnsi="Arial"/>
                  <w:sz w:val="20"/>
                </w:rPr>
                <w:t>et d’articles</w:t>
              </w:r>
              <w:r w:rsidR="009A3C4D" w:rsidRPr="005E7871">
                <w:rPr>
                  <w:rFonts w:ascii="Arial" w:hAnsi="Arial"/>
                  <w:sz w:val="20"/>
                </w:rPr>
                <w:t xml:space="preserve"> (contenu et mise en </w:t>
              </w:r>
              <w:r w:rsidR="009A3C4D" w:rsidRPr="005E7871">
                <w:rPr>
                  <w:rFonts w:ascii="Arial" w:hAnsi="Arial"/>
                  <w:sz w:val="20"/>
                </w:rPr>
                <w:lastRenderedPageBreak/>
                <w:t>forme)</w:t>
              </w:r>
            </w:ins>
            <w:del w:id="280" w:author="Patrice Brodeur" w:date="2019-02-14T16:12:00Z">
              <w:r w:rsidRPr="005E7871" w:rsidDel="001A162C">
                <w:rPr>
                  <w:rFonts w:ascii="Arial" w:hAnsi="Arial"/>
                  <w:sz w:val="20"/>
                </w:rPr>
                <w:delText>versus création d'articles</w:delText>
              </w:r>
            </w:del>
            <w:r w:rsidRPr="005E7871">
              <w:rPr>
                <w:rFonts w:ascii="Arial" w:hAnsi="Arial"/>
                <w:sz w:val="20"/>
              </w:rPr>
              <w:t>.</w:t>
            </w:r>
          </w:p>
          <w:p w14:paraId="096748DF" w14:textId="77777777" w:rsidR="001B2A8F" w:rsidRPr="005E7871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Catégories et mots-clés.</w:t>
            </w:r>
          </w:p>
          <w:p w14:paraId="5A635AB8" w14:textId="3241216B" w:rsidR="001B2A8F" w:rsidRPr="005E7871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del w:id="281" w:author="Patrice Brodeur" w:date="2019-02-14T16:12:00Z">
              <w:r w:rsidRPr="005E7871" w:rsidDel="009A3C4D">
                <w:rPr>
                  <w:rFonts w:ascii="Arial" w:hAnsi="Arial"/>
                  <w:sz w:val="20"/>
                </w:rPr>
                <w:delText>Mise en forme et i</w:delText>
              </w:r>
            </w:del>
            <w:ins w:id="282" w:author="Patrice Brodeur" w:date="2019-02-14T16:12:00Z">
              <w:r w:rsidR="009A3C4D" w:rsidRPr="005E7871">
                <w:rPr>
                  <w:rFonts w:ascii="Arial" w:hAnsi="Arial"/>
                  <w:sz w:val="20"/>
                </w:rPr>
                <w:t>I</w:t>
              </w:r>
            </w:ins>
            <w:r w:rsidRPr="005E7871">
              <w:rPr>
                <w:rFonts w:ascii="Arial" w:hAnsi="Arial"/>
                <w:sz w:val="20"/>
              </w:rPr>
              <w:t>nsertion de contenu multimédia.</w:t>
            </w:r>
          </w:p>
          <w:p w14:paraId="309C182A" w14:textId="0D865774" w:rsidR="001B2A8F" w:rsidRPr="005E7871" w:rsidRDefault="001B2A8F" w:rsidP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Personnalisation de l’apparence</w:t>
            </w:r>
            <w:ins w:id="283" w:author="Patrice Brodeur" w:date="2019-02-14T16:13:00Z">
              <w:r w:rsidR="00A03BE9" w:rsidRPr="005E7871">
                <w:rPr>
                  <w:rFonts w:ascii="Arial" w:hAnsi="Arial"/>
                  <w:sz w:val="20"/>
                </w:rPr>
                <w:t xml:space="preserve"> (thèmes)</w:t>
              </w:r>
            </w:ins>
            <w:r w:rsidRPr="005E7871">
              <w:rPr>
                <w:rFonts w:ascii="Arial" w:hAnsi="Arial"/>
                <w:sz w:val="20"/>
              </w:rPr>
              <w:t xml:space="preserve"> et des vignettes actives (widgets).</w:t>
            </w:r>
          </w:p>
          <w:p w14:paraId="18B2DACB" w14:textId="607201AD" w:rsidR="00504B54" w:rsidRPr="005E7871" w:rsidRDefault="001B2A8F">
            <w:pPr>
              <w:numPr>
                <w:ilvl w:val="0"/>
                <w:numId w:val="4"/>
              </w:numPr>
              <w:spacing w:line="240" w:lineRule="exact"/>
              <w:ind w:left="780" w:hanging="284"/>
              <w:rPr>
                <w:rFonts w:ascii="Arial" w:hAnsi="Arial"/>
                <w:sz w:val="20"/>
              </w:rPr>
            </w:pPr>
            <w:r w:rsidRPr="005E7871">
              <w:rPr>
                <w:rFonts w:ascii="Arial" w:hAnsi="Arial"/>
                <w:sz w:val="20"/>
              </w:rPr>
              <w:t>Gestion</w:t>
            </w:r>
            <w:del w:id="284" w:author="Patrice Brodeur" w:date="2019-02-14T16:09:00Z">
              <w:r w:rsidRPr="005E7871" w:rsidDel="00F33703">
                <w:rPr>
                  <w:rFonts w:ascii="Arial" w:hAnsi="Arial"/>
                  <w:sz w:val="20"/>
                </w:rPr>
                <w:delText xml:space="preserve"> des commentaires et des utilisateurs.</w:delText>
              </w:r>
            </w:del>
            <w:ins w:id="285" w:author="Patrice Brodeur" w:date="2019-02-14T16:13:00Z">
              <w:r w:rsidR="00885582" w:rsidRPr="005E7871">
                <w:rPr>
                  <w:rFonts w:ascii="Arial" w:hAnsi="Arial"/>
                  <w:sz w:val="20"/>
                </w:rPr>
                <w:t xml:space="preserve"> (u</w:t>
              </w:r>
            </w:ins>
            <w:ins w:id="286" w:author="Patrice Brodeur" w:date="2019-02-14T16:09:00Z">
              <w:r w:rsidR="00504B54" w:rsidRPr="005E7871">
                <w:rPr>
                  <w:rFonts w:ascii="Arial" w:hAnsi="Arial"/>
                  <w:sz w:val="20"/>
                </w:rPr>
                <w:t>tilisateurs et</w:t>
              </w:r>
            </w:ins>
            <w:ins w:id="287" w:author="Patrice Brodeur" w:date="2019-02-14T16:10:00Z">
              <w:r w:rsidR="00504B54" w:rsidRPr="005E7871">
                <w:rPr>
                  <w:rFonts w:ascii="Arial" w:hAnsi="Arial"/>
                  <w:sz w:val="20"/>
                </w:rPr>
                <w:t xml:space="preserve"> rôles</w:t>
              </w:r>
            </w:ins>
            <w:ins w:id="288" w:author="Patrice Brodeur" w:date="2019-02-14T16:13:00Z">
              <w:r w:rsidR="00885582" w:rsidRPr="005E7871">
                <w:rPr>
                  <w:rFonts w:ascii="Arial" w:hAnsi="Arial"/>
                  <w:sz w:val="20"/>
                </w:rPr>
                <w:t>)</w:t>
              </w:r>
            </w:ins>
          </w:p>
        </w:tc>
      </w:tr>
      <w:tr w:rsidR="0010445F" w14:paraId="452224D9" w14:textId="77777777" w:rsidTr="00A432BB">
        <w:trPr>
          <w:jc w:val="center"/>
          <w:ins w:id="289" w:author="Patrice Brodeur" w:date="2019-02-14T16:14:00Z"/>
        </w:trPr>
        <w:tc>
          <w:tcPr>
            <w:tcW w:w="3762" w:type="dxa"/>
            <w:tcBorders>
              <w:top w:val="single" w:sz="18" w:space="0" w:color="auto"/>
              <w:bottom w:val="single" w:sz="18" w:space="0" w:color="auto"/>
            </w:tcBorders>
          </w:tcPr>
          <w:p w14:paraId="48C1BE35" w14:textId="1B446339" w:rsidR="0010445F" w:rsidRDefault="00B433BC" w:rsidP="001B2A8F">
            <w:pPr>
              <w:numPr>
                <w:ilvl w:val="0"/>
                <w:numId w:val="1"/>
              </w:numPr>
              <w:spacing w:line="240" w:lineRule="exact"/>
              <w:rPr>
                <w:ins w:id="290" w:author="Patrice Brodeur" w:date="2019-02-14T16:14:00Z"/>
                <w:rFonts w:ascii="Arial" w:hAnsi="Arial"/>
                <w:sz w:val="20"/>
              </w:rPr>
            </w:pPr>
            <w:ins w:id="291" w:author="Patrice Brodeur" w:date="2019-02-14T16:14:00Z">
              <w:r>
                <w:rPr>
                  <w:rFonts w:ascii="Arial" w:hAnsi="Arial"/>
                  <w:sz w:val="20"/>
                </w:rPr>
                <w:lastRenderedPageBreak/>
                <w:t>Comprendre le</w:t>
              </w:r>
            </w:ins>
            <w:ins w:id="292" w:author="Patrice Brodeur" w:date="2019-02-14T16:15:00Z">
              <w:r w:rsidR="00AD2EE5">
                <w:rPr>
                  <w:rFonts w:ascii="Arial" w:hAnsi="Arial"/>
                  <w:sz w:val="20"/>
                </w:rPr>
                <w:t xml:space="preserve"> rôle </w:t>
              </w:r>
              <w:r w:rsidR="00664516">
                <w:rPr>
                  <w:rFonts w:ascii="Arial" w:hAnsi="Arial"/>
                  <w:sz w:val="20"/>
                </w:rPr>
                <w:t>des réseaux sociaux les plus communs dans un contexte professionnel</w:t>
              </w:r>
            </w:ins>
          </w:p>
        </w:tc>
        <w:tc>
          <w:tcPr>
            <w:tcW w:w="1352" w:type="dxa"/>
            <w:tcBorders>
              <w:top w:val="single" w:sz="18" w:space="0" w:color="auto"/>
              <w:bottom w:val="single" w:sz="18" w:space="0" w:color="auto"/>
            </w:tcBorders>
          </w:tcPr>
          <w:p w14:paraId="4BAAC927" w14:textId="1576AEF2" w:rsidR="0010445F" w:rsidRDefault="003A63FB" w:rsidP="00B462D7">
            <w:pPr>
              <w:spacing w:line="240" w:lineRule="exact"/>
              <w:jc w:val="center"/>
              <w:rPr>
                <w:ins w:id="293" w:author="Patrice Brodeur" w:date="2019-02-14T16:14:00Z"/>
                <w:rFonts w:ascii="Arial" w:hAnsi="Arial"/>
                <w:sz w:val="20"/>
              </w:rPr>
            </w:pPr>
            <w:ins w:id="294" w:author="Patrice Brodeur" w:date="2019-02-14T16:15:00Z">
              <w:r>
                <w:rPr>
                  <w:rFonts w:ascii="Arial" w:hAnsi="Arial"/>
                  <w:sz w:val="20"/>
                </w:rPr>
                <w:t>5%</w:t>
              </w:r>
            </w:ins>
          </w:p>
        </w:tc>
        <w:tc>
          <w:tcPr>
            <w:tcW w:w="1614" w:type="dxa"/>
            <w:tcBorders>
              <w:top w:val="single" w:sz="18" w:space="0" w:color="auto"/>
              <w:bottom w:val="single" w:sz="18" w:space="0" w:color="auto"/>
            </w:tcBorders>
          </w:tcPr>
          <w:p w14:paraId="71F3B08F" w14:textId="15401CA1" w:rsidR="0010445F" w:rsidRDefault="00DB31BB" w:rsidP="00611374">
            <w:pPr>
              <w:spacing w:line="240" w:lineRule="exact"/>
              <w:jc w:val="center"/>
              <w:rPr>
                <w:ins w:id="295" w:author="Patrice Brodeur" w:date="2019-02-14T16:14:00Z"/>
                <w:rFonts w:ascii="Arial" w:hAnsi="Arial"/>
                <w:sz w:val="20"/>
              </w:rPr>
            </w:pPr>
            <w:ins w:id="296" w:author="Patrice Brodeur" w:date="2019-02-18T09:12:00Z">
              <w:r>
                <w:rPr>
                  <w:rFonts w:ascii="Arial" w:hAnsi="Arial"/>
                  <w:sz w:val="20"/>
                </w:rPr>
                <w:t>3</w:t>
              </w:r>
            </w:ins>
          </w:p>
        </w:tc>
        <w:tc>
          <w:tcPr>
            <w:tcW w:w="3352" w:type="dxa"/>
            <w:tcBorders>
              <w:top w:val="single" w:sz="18" w:space="0" w:color="auto"/>
              <w:bottom w:val="single" w:sz="18" w:space="0" w:color="auto"/>
            </w:tcBorders>
          </w:tcPr>
          <w:p w14:paraId="14AF8309" w14:textId="77777777" w:rsidR="0010445F" w:rsidRPr="005E7871" w:rsidRDefault="008B1BF0" w:rsidP="001B2A8F">
            <w:pPr>
              <w:pStyle w:val="Paragraphedeliste"/>
              <w:numPr>
                <w:ilvl w:val="1"/>
                <w:numId w:val="1"/>
              </w:numPr>
              <w:spacing w:line="240" w:lineRule="exact"/>
              <w:rPr>
                <w:ins w:id="297" w:author="Patrice Brodeur" w:date="2019-02-14T16:16:00Z"/>
                <w:rFonts w:ascii="Arial" w:hAnsi="Arial"/>
                <w:sz w:val="20"/>
              </w:rPr>
            </w:pPr>
            <w:ins w:id="298" w:author="Patrice Brodeur" w:date="2019-02-14T16:15:00Z">
              <w:r w:rsidRPr="005E7871">
                <w:rPr>
                  <w:rFonts w:ascii="Arial" w:hAnsi="Arial"/>
                  <w:sz w:val="20"/>
                </w:rPr>
                <w:t>R</w:t>
              </w:r>
            </w:ins>
            <w:ins w:id="299" w:author="Patrice Brodeur" w:date="2019-02-14T16:16:00Z">
              <w:r w:rsidR="00E66823" w:rsidRPr="005E7871">
                <w:rPr>
                  <w:rFonts w:ascii="Arial" w:hAnsi="Arial"/>
                  <w:sz w:val="20"/>
                </w:rPr>
                <w:t>ôles et fonctions des différentes</w:t>
              </w:r>
              <w:r w:rsidR="00C8776A" w:rsidRPr="005E7871">
                <w:rPr>
                  <w:rFonts w:ascii="Arial" w:hAnsi="Arial"/>
                  <w:sz w:val="20"/>
                </w:rPr>
                <w:t xml:space="preserve"> plateforme</w:t>
              </w:r>
              <w:r w:rsidR="00426685" w:rsidRPr="005E7871">
                <w:rPr>
                  <w:rFonts w:ascii="Arial" w:hAnsi="Arial"/>
                  <w:sz w:val="20"/>
                </w:rPr>
                <w:t>s</w:t>
              </w:r>
              <w:r w:rsidR="00C8776A" w:rsidRPr="005E7871">
                <w:rPr>
                  <w:rFonts w:ascii="Arial" w:hAnsi="Arial"/>
                  <w:sz w:val="20"/>
                </w:rPr>
                <w:t xml:space="preserve"> (</w:t>
              </w:r>
              <w:r w:rsidR="0048744C" w:rsidRPr="005E7871">
                <w:rPr>
                  <w:rFonts w:ascii="Arial" w:hAnsi="Arial"/>
                  <w:sz w:val="20"/>
                </w:rPr>
                <w:t xml:space="preserve">ex : </w:t>
              </w:r>
              <w:r w:rsidR="00C3286F" w:rsidRPr="005E7871">
                <w:rPr>
                  <w:rFonts w:ascii="Arial" w:hAnsi="Arial"/>
                  <w:sz w:val="20"/>
                </w:rPr>
                <w:t xml:space="preserve">LinkedIn, Twitter, Facebook, </w:t>
              </w:r>
              <w:proofErr w:type="spellStart"/>
              <w:r w:rsidR="00C3286F" w:rsidRPr="005E7871">
                <w:rPr>
                  <w:rFonts w:ascii="Arial" w:hAnsi="Arial"/>
                  <w:sz w:val="20"/>
                </w:rPr>
                <w:t>etc</w:t>
              </w:r>
              <w:proofErr w:type="spellEnd"/>
              <w:r w:rsidR="00C3286F" w:rsidRPr="005E7871">
                <w:rPr>
                  <w:rFonts w:ascii="Arial" w:hAnsi="Arial"/>
                  <w:sz w:val="20"/>
                </w:rPr>
                <w:t>)</w:t>
              </w:r>
            </w:ins>
          </w:p>
          <w:p w14:paraId="2CC96486" w14:textId="1F1BDC36" w:rsidR="00E91117" w:rsidRPr="005E7871" w:rsidRDefault="00E91117" w:rsidP="001B2A8F">
            <w:pPr>
              <w:pStyle w:val="Paragraphedeliste"/>
              <w:numPr>
                <w:ilvl w:val="1"/>
                <w:numId w:val="1"/>
              </w:numPr>
              <w:spacing w:line="240" w:lineRule="exact"/>
              <w:rPr>
                <w:ins w:id="300" w:author="Patrice Brodeur" w:date="2019-02-14T16:14:00Z"/>
                <w:rFonts w:ascii="Arial" w:hAnsi="Arial"/>
                <w:sz w:val="20"/>
              </w:rPr>
            </w:pPr>
            <w:ins w:id="301" w:author="Patrice Brodeur" w:date="2019-02-14T16:16:00Z">
              <w:r w:rsidRPr="005E7871">
                <w:rPr>
                  <w:rFonts w:ascii="Arial" w:hAnsi="Arial"/>
                  <w:sz w:val="20"/>
                </w:rPr>
                <w:t>Sensibilisation</w:t>
              </w:r>
              <w:r w:rsidR="00352978" w:rsidRPr="005E7871">
                <w:rPr>
                  <w:rFonts w:ascii="Arial" w:hAnsi="Arial"/>
                  <w:sz w:val="20"/>
                </w:rPr>
                <w:t xml:space="preserve"> aux enj</w:t>
              </w:r>
            </w:ins>
            <w:ins w:id="302" w:author="Patrice Brodeur" w:date="2019-02-14T16:17:00Z">
              <w:r w:rsidR="00352978" w:rsidRPr="005E7871">
                <w:rPr>
                  <w:rFonts w:ascii="Arial" w:hAnsi="Arial"/>
                  <w:sz w:val="20"/>
                </w:rPr>
                <w:t>eux de sécurité et mises en garde</w:t>
              </w:r>
            </w:ins>
          </w:p>
        </w:tc>
      </w:tr>
    </w:tbl>
    <w:p w14:paraId="2446BC56" w14:textId="461CB6D4" w:rsidR="6C905106" w:rsidRDefault="6C905106"/>
    <w:p w14:paraId="5709DBD3" w14:textId="133D292D" w:rsidR="1EE58B17" w:rsidRDefault="1EE58B17"/>
    <w:p w14:paraId="4971AE0D" w14:textId="58F34870" w:rsidR="006B726A" w:rsidRDefault="006B726A">
      <w:pPr>
        <w:pStyle w:val="Titre"/>
        <w:jc w:val="left"/>
      </w:pPr>
    </w:p>
    <w:p w14:paraId="7792E07E" w14:textId="77777777" w:rsidR="006B726A" w:rsidRDefault="006B726A">
      <w:pPr>
        <w:pStyle w:val="Titre"/>
        <w:jc w:val="left"/>
        <w:rPr>
          <w:sz w:val="32"/>
        </w:rPr>
      </w:pPr>
      <w:r>
        <w:br w:type="page"/>
      </w:r>
      <w:r>
        <w:rPr>
          <w:sz w:val="32"/>
        </w:rPr>
        <w:lastRenderedPageBreak/>
        <w:t>LE CONTEXTE D’ÉVALUATION FINALE</w:t>
      </w:r>
    </w:p>
    <w:p w14:paraId="12660F3D" w14:textId="77777777" w:rsidR="006B726A" w:rsidRDefault="006B726A">
      <w:pPr>
        <w:jc w:val="center"/>
        <w:rPr>
          <w:b/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0"/>
        <w:gridCol w:w="2430"/>
      </w:tblGrid>
      <w:tr w:rsidR="006B726A" w14:paraId="05C5C96E" w14:textId="77777777">
        <w:trPr>
          <w:cantSplit/>
          <w:jc w:val="center"/>
        </w:trPr>
        <w:tc>
          <w:tcPr>
            <w:tcW w:w="10080" w:type="dxa"/>
            <w:gridSpan w:val="2"/>
          </w:tcPr>
          <w:p w14:paraId="07E56E30" w14:textId="77777777" w:rsidR="006B726A" w:rsidRDefault="006B726A">
            <w:pPr>
              <w:rPr>
                <w:sz w:val="22"/>
              </w:rPr>
            </w:pPr>
            <w:r>
              <w:rPr>
                <w:b/>
                <w:sz w:val="22"/>
              </w:rPr>
              <w:t>Énoncé de compétence :</w:t>
            </w:r>
            <w:r>
              <w:rPr>
                <w:sz w:val="22"/>
              </w:rPr>
              <w:t xml:space="preserve"> </w:t>
            </w:r>
          </w:p>
          <w:p w14:paraId="48169D2F" w14:textId="77777777" w:rsidR="006B726A" w:rsidRDefault="006B726A">
            <w:pPr>
              <w:rPr>
                <w:sz w:val="22"/>
              </w:rPr>
            </w:pPr>
          </w:p>
          <w:p w14:paraId="66F857B5" w14:textId="2DFA2763" w:rsidR="006B726A" w:rsidRDefault="006B726A" w:rsidP="001C1214">
            <w:pPr>
              <w:ind w:left="421"/>
              <w:rPr>
                <w:sz w:val="22"/>
              </w:rPr>
            </w:pPr>
            <w:r>
              <w:rPr>
                <w:sz w:val="22"/>
              </w:rPr>
              <w:t>Assurer un soutien technique.</w:t>
            </w:r>
          </w:p>
          <w:p w14:paraId="62C69AB5" w14:textId="77777777" w:rsidR="006B726A" w:rsidRDefault="006B726A">
            <w:pPr>
              <w:rPr>
                <w:sz w:val="22"/>
              </w:rPr>
            </w:pPr>
          </w:p>
        </w:tc>
      </w:tr>
      <w:tr w:rsidR="006B726A" w14:paraId="7C99022F" w14:textId="77777777">
        <w:trPr>
          <w:cantSplit/>
          <w:jc w:val="center"/>
        </w:trPr>
        <w:tc>
          <w:tcPr>
            <w:tcW w:w="7650" w:type="dxa"/>
          </w:tcPr>
          <w:p w14:paraId="1FAE6C6C" w14:textId="77777777" w:rsidR="006B726A" w:rsidRDefault="006B726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Performance finale attendue :</w:t>
            </w:r>
          </w:p>
          <w:p w14:paraId="17FE3522" w14:textId="77777777" w:rsidR="006B726A" w:rsidRDefault="006B726A">
            <w:pPr>
              <w:rPr>
                <w:sz w:val="22"/>
              </w:rPr>
            </w:pPr>
          </w:p>
          <w:p w14:paraId="70C5CED0" w14:textId="6F686A04" w:rsidR="001C1214" w:rsidRDefault="001C1214" w:rsidP="001C1214">
            <w:pPr>
              <w:ind w:left="360"/>
              <w:rPr>
                <w:sz w:val="22"/>
              </w:rPr>
            </w:pPr>
            <w:r>
              <w:rPr>
                <w:sz w:val="22"/>
              </w:rPr>
              <w:t>Maitriser les bonnes pratiques de configuration et de maintenance d’un poste de travail informatisé.</w:t>
            </w:r>
          </w:p>
          <w:p w14:paraId="6F9BF733" w14:textId="77777777" w:rsidR="001C1214" w:rsidRDefault="001C1214" w:rsidP="001C1214">
            <w:pPr>
              <w:ind w:left="360"/>
              <w:rPr>
                <w:sz w:val="22"/>
              </w:rPr>
            </w:pPr>
          </w:p>
          <w:p w14:paraId="508745B0" w14:textId="11F99B5D" w:rsidR="006B726A" w:rsidRDefault="003007BC" w:rsidP="001C1214">
            <w:pPr>
              <w:ind w:left="360"/>
              <w:rPr>
                <w:sz w:val="22"/>
              </w:rPr>
            </w:pPr>
            <w:r>
              <w:rPr>
                <w:sz w:val="22"/>
              </w:rPr>
              <w:t>Réaliser un travail de recherche en équipe</w:t>
            </w:r>
            <w:r w:rsidR="00AE0F9A">
              <w:rPr>
                <w:sz w:val="22"/>
              </w:rPr>
              <w:t>,</w:t>
            </w:r>
            <w:r>
              <w:rPr>
                <w:sz w:val="22"/>
              </w:rPr>
              <w:t xml:space="preserve"> </w:t>
            </w:r>
            <w:r w:rsidR="00AE0F9A">
              <w:rPr>
                <w:sz w:val="22"/>
              </w:rPr>
              <w:t>en e</w:t>
            </w:r>
            <w:r w:rsidR="00DF5CBD">
              <w:rPr>
                <w:sz w:val="22"/>
              </w:rPr>
              <w:t>xploit</w:t>
            </w:r>
            <w:r w:rsidR="00AE0F9A">
              <w:rPr>
                <w:sz w:val="22"/>
              </w:rPr>
              <w:t>ant</w:t>
            </w:r>
            <w:r w:rsidR="00DF5CBD">
              <w:rPr>
                <w:sz w:val="22"/>
              </w:rPr>
              <w:t xml:space="preserve"> efficacement des outils </w:t>
            </w:r>
            <w:r w:rsidR="001C1214">
              <w:rPr>
                <w:sz w:val="22"/>
              </w:rPr>
              <w:t>de collaboration</w:t>
            </w:r>
            <w:r w:rsidR="00AE0F9A">
              <w:rPr>
                <w:sz w:val="22"/>
              </w:rPr>
              <w:t xml:space="preserve"> et démontrant </w:t>
            </w:r>
            <w:r w:rsidR="001C1214">
              <w:rPr>
                <w:sz w:val="22"/>
              </w:rPr>
              <w:t>la maitrise des outils technologiques de partage, d’organisation et de mise en ligne des informations.</w:t>
            </w:r>
          </w:p>
          <w:p w14:paraId="415E5D88" w14:textId="2908C556" w:rsidR="001C1214" w:rsidRDefault="001C1214" w:rsidP="001C1214">
            <w:pPr>
              <w:ind w:left="360"/>
              <w:rPr>
                <w:sz w:val="22"/>
                <w:highlight w:val="cyan"/>
              </w:rPr>
            </w:pPr>
          </w:p>
        </w:tc>
        <w:tc>
          <w:tcPr>
            <w:tcW w:w="2430" w:type="dxa"/>
          </w:tcPr>
          <w:p w14:paraId="4447EE72" w14:textId="77777777" w:rsidR="006B726A" w:rsidRDefault="006B726A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Pondération :</w:t>
            </w:r>
          </w:p>
          <w:p w14:paraId="59C5AE30" w14:textId="77777777" w:rsidR="006B726A" w:rsidRDefault="006B726A">
            <w:pPr>
              <w:rPr>
                <w:b/>
                <w:sz w:val="22"/>
              </w:rPr>
            </w:pPr>
          </w:p>
          <w:p w14:paraId="335495FA" w14:textId="77777777" w:rsidR="006B726A" w:rsidRDefault="009C4CF5">
            <w:pPr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40</w:t>
            </w:r>
            <w:r w:rsidR="006B726A">
              <w:rPr>
                <w:b/>
                <w:sz w:val="40"/>
              </w:rPr>
              <w:t xml:space="preserve"> %</w:t>
            </w:r>
          </w:p>
          <w:p w14:paraId="036FB2B4" w14:textId="77777777" w:rsidR="006B726A" w:rsidRDefault="006B726A">
            <w:pPr>
              <w:jc w:val="center"/>
              <w:rPr>
                <w:sz w:val="22"/>
              </w:rPr>
            </w:pPr>
          </w:p>
        </w:tc>
      </w:tr>
      <w:tr w:rsidR="006B726A" w14:paraId="7C766589" w14:textId="77777777">
        <w:trPr>
          <w:cantSplit/>
          <w:jc w:val="center"/>
        </w:trPr>
        <w:tc>
          <w:tcPr>
            <w:tcW w:w="10080" w:type="dxa"/>
            <w:gridSpan w:val="2"/>
          </w:tcPr>
          <w:p w14:paraId="6D5536CB" w14:textId="1DB4B9CF" w:rsidR="006B726A" w:rsidRDefault="006B726A">
            <w:pPr>
              <w:rPr>
                <w:sz w:val="22"/>
              </w:rPr>
            </w:pPr>
            <w:r>
              <w:rPr>
                <w:b/>
                <w:sz w:val="22"/>
              </w:rPr>
              <w:t>Type d’évaluation auquel l’</w:t>
            </w:r>
            <w:del w:id="303" w:author="Patrice Brodeur [2]" w:date="2019-11-21T06:26:00Z">
              <w:r w:rsidDel="005E7871">
                <w:rPr>
                  <w:b/>
                  <w:sz w:val="22"/>
                </w:rPr>
                <w:delText>élève</w:delText>
              </w:r>
            </w:del>
            <w:ins w:id="304" w:author="Patrice Brodeur [2]" w:date="2019-11-21T06:26:00Z">
              <w:r w:rsidR="005E7871">
                <w:rPr>
                  <w:b/>
                  <w:sz w:val="22"/>
                </w:rPr>
                <w:t>étudiante</w:t>
              </w:r>
            </w:ins>
            <w:r>
              <w:rPr>
                <w:b/>
                <w:sz w:val="22"/>
              </w:rPr>
              <w:t xml:space="preserve"> sera </w:t>
            </w:r>
            <w:commentRangeStart w:id="305"/>
            <w:r>
              <w:rPr>
                <w:b/>
                <w:sz w:val="22"/>
              </w:rPr>
              <w:t>soumis</w:t>
            </w:r>
            <w:commentRangeEnd w:id="305"/>
            <w:r w:rsidR="00987605">
              <w:rPr>
                <w:rStyle w:val="Marquedecommentaire"/>
              </w:rPr>
              <w:commentReference w:id="305"/>
            </w:r>
            <w:r>
              <w:rPr>
                <w:b/>
                <w:sz w:val="22"/>
              </w:rPr>
              <w:t> :</w:t>
            </w:r>
          </w:p>
          <w:p w14:paraId="575717E5" w14:textId="77777777" w:rsidR="006B726A" w:rsidRDefault="006B726A">
            <w:pPr>
              <w:ind w:left="360"/>
              <w:rPr>
                <w:sz w:val="22"/>
              </w:rPr>
            </w:pPr>
          </w:p>
          <w:p w14:paraId="0783976E" w14:textId="4C974488" w:rsidR="006B726A" w:rsidRDefault="008D14D9" w:rsidP="008D14D9">
            <w:pPr>
              <w:numPr>
                <w:ilvl w:val="0"/>
                <w:numId w:val="12"/>
              </w:numPr>
              <w:tabs>
                <w:tab w:val="right" w:leader="dot" w:pos="9209"/>
              </w:tabs>
              <w:rPr>
                <w:sz w:val="22"/>
              </w:rPr>
            </w:pPr>
            <w:r w:rsidRPr="00ED32A4">
              <w:rPr>
                <w:sz w:val="22"/>
              </w:rPr>
              <w:t>Examen final</w:t>
            </w:r>
            <w:r w:rsidR="006B726A">
              <w:rPr>
                <w:sz w:val="22"/>
              </w:rPr>
              <w:t xml:space="preserve"> : </w:t>
            </w:r>
            <w:r w:rsidRPr="008D14D9">
              <w:rPr>
                <w:sz w:val="22"/>
              </w:rPr>
              <w:tab/>
            </w:r>
            <w:r>
              <w:rPr>
                <w:sz w:val="22"/>
              </w:rPr>
              <w:t>20%</w:t>
            </w:r>
          </w:p>
          <w:p w14:paraId="0F634C96" w14:textId="4D8EFBD6" w:rsidR="006B726A" w:rsidRDefault="008D14D9" w:rsidP="00D616DC">
            <w:pPr>
              <w:numPr>
                <w:ilvl w:val="0"/>
                <w:numId w:val="19"/>
              </w:numPr>
              <w:jc w:val="both"/>
              <w:rPr>
                <w:sz w:val="22"/>
              </w:rPr>
            </w:pPr>
            <w:del w:id="306" w:author="Patrice Brodeur" w:date="2019-02-14T16:27:00Z">
              <w:r w:rsidDel="00B549AB">
                <w:rPr>
                  <w:sz w:val="22"/>
                </w:rPr>
                <w:delText>Complètement i</w:delText>
              </w:r>
            </w:del>
            <w:ins w:id="307" w:author="Patrice Brodeur" w:date="2019-02-14T16:27:00Z">
              <w:r w:rsidR="00B549AB">
                <w:rPr>
                  <w:sz w:val="22"/>
                </w:rPr>
                <w:t>I</w:t>
              </w:r>
            </w:ins>
            <w:r>
              <w:rPr>
                <w:sz w:val="22"/>
              </w:rPr>
              <w:t>ndividuel</w:t>
            </w:r>
          </w:p>
          <w:p w14:paraId="1022CC76" w14:textId="243B340E" w:rsidR="008D14D9" w:rsidRDefault="008D14D9" w:rsidP="00D616DC">
            <w:pPr>
              <w:numPr>
                <w:ilvl w:val="0"/>
                <w:numId w:val="19"/>
              </w:numPr>
              <w:jc w:val="both"/>
              <w:rPr>
                <w:sz w:val="22"/>
              </w:rPr>
            </w:pPr>
            <w:r>
              <w:rPr>
                <w:sz w:val="22"/>
              </w:rPr>
              <w:t>Aspects pratiques de manipulation des outils du système d’exploitation</w:t>
            </w:r>
          </w:p>
          <w:p w14:paraId="1659C3BC" w14:textId="1E70D5CE" w:rsidR="008D14D9" w:rsidRDefault="008D14D9" w:rsidP="00D616DC">
            <w:pPr>
              <w:numPr>
                <w:ilvl w:val="0"/>
                <w:numId w:val="19"/>
              </w:numPr>
              <w:jc w:val="both"/>
              <w:rPr>
                <w:sz w:val="22"/>
              </w:rPr>
            </w:pPr>
            <w:r>
              <w:rPr>
                <w:sz w:val="22"/>
              </w:rPr>
              <w:t xml:space="preserve">Aspects théoriques </w:t>
            </w:r>
            <w:r w:rsidR="003007BC">
              <w:rPr>
                <w:sz w:val="22"/>
              </w:rPr>
              <w:t>sur</w:t>
            </w:r>
            <w:r w:rsidR="009F52FC">
              <w:rPr>
                <w:sz w:val="22"/>
              </w:rPr>
              <w:t xml:space="preserve"> les bonnes pratiques de maintenance et de sécurité d’un poste informatique</w:t>
            </w:r>
          </w:p>
          <w:p w14:paraId="5E4CBDEB" w14:textId="77777777" w:rsidR="00562F1B" w:rsidRDefault="00562F1B" w:rsidP="00562F1B">
            <w:pPr>
              <w:ind w:left="1080"/>
              <w:jc w:val="both"/>
              <w:rPr>
                <w:sz w:val="22"/>
              </w:rPr>
            </w:pPr>
          </w:p>
          <w:p w14:paraId="34FF2CF2" w14:textId="5CADA643" w:rsidR="006B726A" w:rsidRDefault="009F52FC" w:rsidP="009F52FC">
            <w:pPr>
              <w:numPr>
                <w:ilvl w:val="0"/>
                <w:numId w:val="12"/>
              </w:numPr>
              <w:tabs>
                <w:tab w:val="right" w:leader="dot" w:pos="9209"/>
              </w:tabs>
              <w:rPr>
                <w:sz w:val="22"/>
              </w:rPr>
            </w:pPr>
            <w:r>
              <w:rPr>
                <w:sz w:val="22"/>
              </w:rPr>
              <w:t>Travail de collaboration</w:t>
            </w:r>
            <w:r w:rsidR="00E27377">
              <w:rPr>
                <w:rStyle w:val="Appelnotedebasdep"/>
                <w:sz w:val="22"/>
              </w:rPr>
              <w:footnoteReference w:id="2"/>
            </w:r>
            <w:r>
              <w:rPr>
                <w:sz w:val="22"/>
              </w:rPr>
              <w:t xml:space="preserve"> : </w:t>
            </w:r>
            <w:r>
              <w:rPr>
                <w:sz w:val="22"/>
              </w:rPr>
              <w:tab/>
              <w:t>20%</w:t>
            </w:r>
          </w:p>
          <w:p w14:paraId="017949D6" w14:textId="6CCF8A8E" w:rsidR="00583EE4" w:rsidRDefault="00123E1E" w:rsidP="00583EE4">
            <w:pPr>
              <w:numPr>
                <w:ilvl w:val="0"/>
                <w:numId w:val="19"/>
              </w:numPr>
              <w:jc w:val="both"/>
              <w:rPr>
                <w:sz w:val="22"/>
              </w:rPr>
            </w:pPr>
            <w:r>
              <w:rPr>
                <w:sz w:val="22"/>
              </w:rPr>
              <w:t>E</w:t>
            </w:r>
            <w:r w:rsidR="0076028D">
              <w:rPr>
                <w:sz w:val="22"/>
              </w:rPr>
              <w:t xml:space="preserve">n équipe de </w:t>
            </w:r>
            <w:ins w:id="316" w:author="Patrice Brodeur" w:date="2019-02-14T16:28:00Z">
              <w:r w:rsidR="00F00D2B">
                <w:rPr>
                  <w:sz w:val="22"/>
                </w:rPr>
                <w:t>2 ou 3</w:t>
              </w:r>
            </w:ins>
            <w:del w:id="317" w:author="Patrice Brodeur" w:date="2019-02-14T16:28:00Z">
              <w:r w:rsidR="0076028D" w:rsidDel="00F00D2B">
                <w:rPr>
                  <w:sz w:val="22"/>
                </w:rPr>
                <w:delText>4</w:delText>
              </w:r>
            </w:del>
            <w:r>
              <w:rPr>
                <w:sz w:val="22"/>
              </w:rPr>
              <w:t xml:space="preserve"> (</w:t>
            </w:r>
            <w:del w:id="318" w:author="Patrice Brodeur" w:date="2019-02-14T16:28:00Z">
              <w:r w:rsidDel="00FD3232">
                <w:rPr>
                  <w:sz w:val="22"/>
                </w:rPr>
                <w:delText xml:space="preserve">minimum, </w:delText>
              </w:r>
            </w:del>
            <w:r>
              <w:rPr>
                <w:sz w:val="22"/>
              </w:rPr>
              <w:t>pour mettre en pratique la collaboration)</w:t>
            </w:r>
          </w:p>
          <w:p w14:paraId="5730097C" w14:textId="2068FDD5" w:rsidR="0076028D" w:rsidRDefault="0076028D" w:rsidP="00583EE4">
            <w:pPr>
              <w:numPr>
                <w:ilvl w:val="0"/>
                <w:numId w:val="19"/>
              </w:numPr>
              <w:jc w:val="both"/>
              <w:rPr>
                <w:sz w:val="22"/>
              </w:rPr>
            </w:pPr>
            <w:r>
              <w:rPr>
                <w:sz w:val="22"/>
              </w:rPr>
              <w:t>Durée approximative de 4 semaines</w:t>
            </w:r>
          </w:p>
          <w:p w14:paraId="68E8CD96" w14:textId="0CF24DB9" w:rsidR="0076028D" w:rsidRPr="0076028D" w:rsidRDefault="0076028D" w:rsidP="00583EE4">
            <w:pPr>
              <w:numPr>
                <w:ilvl w:val="0"/>
                <w:numId w:val="19"/>
              </w:numPr>
              <w:jc w:val="both"/>
              <w:rPr>
                <w:sz w:val="22"/>
              </w:rPr>
            </w:pPr>
            <w:r w:rsidRPr="0076028D">
              <w:rPr>
                <w:sz w:val="22"/>
              </w:rPr>
              <w:t>Effectuer une recherche en équipe sur un sujet</w:t>
            </w:r>
            <w:r w:rsidR="00123E1E">
              <w:rPr>
                <w:sz w:val="22"/>
              </w:rPr>
              <w:t xml:space="preserve"> </w:t>
            </w:r>
            <w:r w:rsidR="00B66AED">
              <w:rPr>
                <w:sz w:val="22"/>
              </w:rPr>
              <w:t xml:space="preserve">lié à la profession ou au domaine (devra être </w:t>
            </w:r>
            <w:r w:rsidR="00123E1E">
              <w:rPr>
                <w:sz w:val="22"/>
              </w:rPr>
              <w:t>approuvé par l'enseignant</w:t>
            </w:r>
            <w:r w:rsidR="00B66AED">
              <w:rPr>
                <w:sz w:val="22"/>
              </w:rPr>
              <w:t xml:space="preserve">) </w:t>
            </w:r>
            <w:r>
              <w:rPr>
                <w:sz w:val="22"/>
              </w:rPr>
              <w:t xml:space="preserve">en </w:t>
            </w:r>
            <w:r w:rsidRPr="0076028D">
              <w:rPr>
                <w:sz w:val="22"/>
              </w:rPr>
              <w:t>u</w:t>
            </w:r>
            <w:r>
              <w:rPr>
                <w:sz w:val="22"/>
              </w:rPr>
              <w:t xml:space="preserve">tilisant </w:t>
            </w:r>
            <w:r w:rsidRPr="0076028D">
              <w:rPr>
                <w:sz w:val="22"/>
              </w:rPr>
              <w:t>des outils de collaboration à distance</w:t>
            </w:r>
          </w:p>
          <w:p w14:paraId="53969326" w14:textId="7498E66A" w:rsidR="0076028D" w:rsidRDefault="00A53EF5" w:rsidP="00583EE4">
            <w:pPr>
              <w:numPr>
                <w:ilvl w:val="0"/>
                <w:numId w:val="19"/>
              </w:numPr>
              <w:jc w:val="both"/>
              <w:rPr>
                <w:sz w:val="22"/>
              </w:rPr>
            </w:pPr>
            <w:r>
              <w:rPr>
                <w:sz w:val="22"/>
              </w:rPr>
              <w:t>Présenter les résultats de la recherche à l’aide des outils de</w:t>
            </w:r>
            <w:r w:rsidR="0076028D">
              <w:rPr>
                <w:sz w:val="22"/>
              </w:rPr>
              <w:t xml:space="preserve"> mise en ligne du contenu</w:t>
            </w:r>
          </w:p>
          <w:p w14:paraId="0F39833E" w14:textId="3FD786A6" w:rsidR="001F44D3" w:rsidRDefault="001F44D3" w:rsidP="00583EE4">
            <w:pPr>
              <w:numPr>
                <w:ilvl w:val="0"/>
                <w:numId w:val="19"/>
              </w:numPr>
              <w:jc w:val="both"/>
              <w:rPr>
                <w:sz w:val="22"/>
              </w:rPr>
            </w:pPr>
            <w:r>
              <w:rPr>
                <w:sz w:val="22"/>
              </w:rPr>
              <w:t xml:space="preserve">Présenter la démarche de collaboration </w:t>
            </w:r>
            <w:r w:rsidR="0054306B">
              <w:rPr>
                <w:sz w:val="22"/>
              </w:rPr>
              <w:t>employée</w:t>
            </w:r>
            <w:r>
              <w:rPr>
                <w:sz w:val="22"/>
              </w:rPr>
              <w:t xml:space="preserve"> </w:t>
            </w:r>
            <w:r w:rsidR="0054306B">
              <w:rPr>
                <w:sz w:val="22"/>
              </w:rPr>
              <w:t>durant l</w:t>
            </w:r>
            <w:r>
              <w:rPr>
                <w:sz w:val="22"/>
              </w:rPr>
              <w:t>e travail</w:t>
            </w:r>
          </w:p>
          <w:p w14:paraId="5491C7E3" w14:textId="01209BDC" w:rsidR="00E27377" w:rsidRDefault="00E27377" w:rsidP="00E27377">
            <w:pPr>
              <w:rPr>
                <w:sz w:val="22"/>
              </w:rPr>
            </w:pPr>
          </w:p>
        </w:tc>
      </w:tr>
      <w:tr w:rsidR="006B726A" w14:paraId="4114D361" w14:textId="77777777">
        <w:trPr>
          <w:cantSplit/>
          <w:jc w:val="center"/>
        </w:trPr>
        <w:tc>
          <w:tcPr>
            <w:tcW w:w="10080" w:type="dxa"/>
            <w:gridSpan w:val="2"/>
          </w:tcPr>
          <w:p w14:paraId="3335DED7" w14:textId="166B8DBF" w:rsidR="006B726A" w:rsidRDefault="006B726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lastRenderedPageBreak/>
              <w:t>Tâches à réaliser par l’</w:t>
            </w:r>
            <w:del w:id="319" w:author="Patrice Brodeur [2]" w:date="2019-11-21T06:26:00Z">
              <w:r w:rsidDel="005E7871">
                <w:rPr>
                  <w:b/>
                  <w:sz w:val="22"/>
                </w:rPr>
                <w:delText>élève</w:delText>
              </w:r>
            </w:del>
            <w:ins w:id="320" w:author="Patrice Brodeur [2]" w:date="2019-11-21T06:26:00Z">
              <w:r w:rsidR="005E7871">
                <w:rPr>
                  <w:b/>
                  <w:sz w:val="22"/>
                </w:rPr>
                <w:t>étudiante</w:t>
              </w:r>
            </w:ins>
            <w:r>
              <w:rPr>
                <w:b/>
                <w:sz w:val="22"/>
              </w:rPr>
              <w:t> :</w:t>
            </w:r>
          </w:p>
          <w:p w14:paraId="65BEA11B" w14:textId="77777777" w:rsidR="006B726A" w:rsidRDefault="006B726A">
            <w:pPr>
              <w:pStyle w:val="En-tte"/>
              <w:tabs>
                <w:tab w:val="clear" w:pos="4536"/>
                <w:tab w:val="clear" w:pos="9072"/>
              </w:tabs>
            </w:pPr>
          </w:p>
          <w:p w14:paraId="554AC3D4" w14:textId="548A058D" w:rsidR="006B726A" w:rsidRDefault="00EC2D4E">
            <w:pPr>
              <w:pStyle w:val="En-tte"/>
              <w:tabs>
                <w:tab w:val="clear" w:pos="4536"/>
                <w:tab w:val="clear" w:pos="9072"/>
              </w:tabs>
              <w:rPr>
                <w:b/>
              </w:rPr>
            </w:pPr>
            <w:r>
              <w:rPr>
                <w:b/>
              </w:rPr>
              <w:t>Examen final</w:t>
            </w:r>
          </w:p>
          <w:p w14:paraId="33C7C74B" w14:textId="77777777" w:rsidR="006B726A" w:rsidRDefault="006B726A">
            <w:pPr>
              <w:pStyle w:val="En-tte"/>
              <w:tabs>
                <w:tab w:val="clear" w:pos="4536"/>
                <w:tab w:val="clear" w:pos="9072"/>
              </w:tabs>
            </w:pPr>
          </w:p>
          <w:p w14:paraId="3FA985B2" w14:textId="77777777" w:rsidR="00BD5855" w:rsidRDefault="00BD5855" w:rsidP="00D616DC">
            <w:pPr>
              <w:pStyle w:val="En-tte"/>
              <w:numPr>
                <w:ilvl w:val="0"/>
                <w:numId w:val="13"/>
              </w:numPr>
              <w:tabs>
                <w:tab w:val="clear" w:pos="4536"/>
                <w:tab w:val="clear" w:pos="9072"/>
              </w:tabs>
            </w:pPr>
            <w:r>
              <w:t>Identifier la configuration matérielle et logicielle d’un poste de travail.</w:t>
            </w:r>
          </w:p>
          <w:p w14:paraId="0304ADFE" w14:textId="34C29DD3" w:rsidR="006B726A" w:rsidRDefault="0023630D" w:rsidP="00D616DC">
            <w:pPr>
              <w:pStyle w:val="En-tte"/>
              <w:numPr>
                <w:ilvl w:val="0"/>
                <w:numId w:val="13"/>
              </w:numPr>
              <w:tabs>
                <w:tab w:val="clear" w:pos="4536"/>
                <w:tab w:val="clear" w:pos="9072"/>
              </w:tabs>
            </w:pPr>
            <w:r>
              <w:t>Face à des mises en situation de soutien technique, l’</w:t>
            </w:r>
            <w:del w:id="321" w:author="Patrice Brodeur [2]" w:date="2019-11-21T06:26:00Z">
              <w:r w:rsidDel="005E7871">
                <w:delText>élève</w:delText>
              </w:r>
            </w:del>
            <w:ins w:id="322" w:author="Patrice Brodeur [2]" w:date="2019-11-21T06:26:00Z">
              <w:r w:rsidR="005E7871">
                <w:t>étudiante</w:t>
              </w:r>
            </w:ins>
            <w:r>
              <w:t xml:space="preserve"> doit proposer les solutions les plus appropriées et justifier ses décisions.</w:t>
            </w:r>
          </w:p>
          <w:p w14:paraId="38A8C25C" w14:textId="77777777" w:rsidR="006B726A" w:rsidRDefault="006B726A" w:rsidP="00D616DC">
            <w:pPr>
              <w:pStyle w:val="En-tte"/>
              <w:numPr>
                <w:ilvl w:val="0"/>
                <w:numId w:val="13"/>
              </w:numPr>
              <w:tabs>
                <w:tab w:val="clear" w:pos="4536"/>
                <w:tab w:val="clear" w:pos="9072"/>
              </w:tabs>
            </w:pPr>
            <w:r>
              <w:t>Installer ou désinstaller un programme.</w:t>
            </w:r>
          </w:p>
          <w:p w14:paraId="0ECFBD3D" w14:textId="3240E756" w:rsidR="006B726A" w:rsidRDefault="0023630D" w:rsidP="00D616DC">
            <w:pPr>
              <w:pStyle w:val="En-tte"/>
              <w:numPr>
                <w:ilvl w:val="0"/>
                <w:numId w:val="13"/>
              </w:numPr>
              <w:tabs>
                <w:tab w:val="clear" w:pos="4536"/>
                <w:tab w:val="clear" w:pos="9072"/>
              </w:tabs>
            </w:pPr>
            <w:r>
              <w:t>Personnaliser son environnement de travail</w:t>
            </w:r>
            <w:r w:rsidR="008D3175">
              <w:t xml:space="preserve"> (système d'exploitation)</w:t>
            </w:r>
            <w:r>
              <w:t>.</w:t>
            </w:r>
          </w:p>
          <w:p w14:paraId="032642CB" w14:textId="4B6A0799" w:rsidR="0023630D" w:rsidRDefault="00BD5855" w:rsidP="00D616DC">
            <w:pPr>
              <w:pStyle w:val="En-tte"/>
              <w:numPr>
                <w:ilvl w:val="0"/>
                <w:numId w:val="13"/>
              </w:numPr>
              <w:tabs>
                <w:tab w:val="clear" w:pos="4536"/>
                <w:tab w:val="clear" w:pos="9072"/>
              </w:tabs>
            </w:pPr>
            <w:r>
              <w:t>Gérer les droits d'accès aux ressources partagées (fichiers, dossiers, imprimantes)</w:t>
            </w:r>
          </w:p>
          <w:p w14:paraId="4356E54A" w14:textId="77777777" w:rsidR="006B726A" w:rsidRDefault="006B726A">
            <w:pPr>
              <w:pStyle w:val="En-tte"/>
              <w:tabs>
                <w:tab w:val="clear" w:pos="4536"/>
                <w:tab w:val="clear" w:pos="9072"/>
              </w:tabs>
            </w:pPr>
          </w:p>
          <w:p w14:paraId="50CEC0BD" w14:textId="75D88998" w:rsidR="006B726A" w:rsidRDefault="00EC2D4E">
            <w:pPr>
              <w:pStyle w:val="En-tte"/>
              <w:tabs>
                <w:tab w:val="clear" w:pos="4536"/>
                <w:tab w:val="clear" w:pos="9072"/>
              </w:tabs>
              <w:rPr>
                <w:b/>
              </w:rPr>
            </w:pPr>
            <w:r>
              <w:rPr>
                <w:b/>
              </w:rPr>
              <w:t>Travail de collaboration</w:t>
            </w:r>
          </w:p>
          <w:p w14:paraId="36CDF89D" w14:textId="77777777" w:rsidR="006B726A" w:rsidRDefault="006B726A">
            <w:pPr>
              <w:pStyle w:val="En-tte"/>
              <w:tabs>
                <w:tab w:val="clear" w:pos="4536"/>
                <w:tab w:val="clear" w:pos="9072"/>
              </w:tabs>
            </w:pPr>
          </w:p>
          <w:p w14:paraId="45F67999" w14:textId="4B60D013" w:rsidR="006B726A" w:rsidRDefault="00571823" w:rsidP="00D616DC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</w:pPr>
            <w:r>
              <w:t>Créer et structurer un bloc-notes en ligne pour documenter un sujet de recherche.</w:t>
            </w:r>
          </w:p>
          <w:p w14:paraId="600B4637" w14:textId="432F8F3D" w:rsidR="00571823" w:rsidRDefault="00571823" w:rsidP="00D616DC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</w:pPr>
            <w:r>
              <w:t>Partager ce bloc-notes avec les membres de l’équipe en vue de collaborer efficacement.</w:t>
            </w:r>
          </w:p>
          <w:p w14:paraId="4A3704CB" w14:textId="54DC341B" w:rsidR="00571823" w:rsidRDefault="00571823" w:rsidP="00D616DC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</w:pPr>
            <w:r>
              <w:t xml:space="preserve">Exploiter les mises en forme et outils spécifiques du logiciel de bloc-notes pour </w:t>
            </w:r>
            <w:del w:id="323" w:author="Patrice Brodeur" w:date="2019-02-14T16:33:00Z">
              <w:r w:rsidDel="00EB078C">
                <w:delText xml:space="preserve">aider à </w:delText>
              </w:r>
            </w:del>
            <w:r>
              <w:t>organiser</w:t>
            </w:r>
            <w:ins w:id="324" w:author="Patrice Brodeur" w:date="2019-02-18T09:01:00Z">
              <w:r w:rsidR="005B74D1">
                <w:t xml:space="preserve"> et </w:t>
              </w:r>
            </w:ins>
            <w:del w:id="325" w:author="Patrice Brodeur" w:date="2019-02-18T09:01:00Z">
              <w:r w:rsidDel="005B74D1">
                <w:delText xml:space="preserve">, </w:delText>
              </w:r>
            </w:del>
            <w:r>
              <w:t xml:space="preserve">classifier </w:t>
            </w:r>
            <w:del w:id="326" w:author="Patrice Brodeur" w:date="2019-02-14T16:33:00Z">
              <w:r w:rsidDel="00E62C5F">
                <w:delText xml:space="preserve">et filtrer </w:delText>
              </w:r>
            </w:del>
            <w:r>
              <w:t>le contenu.</w:t>
            </w:r>
          </w:p>
          <w:p w14:paraId="25B1B6D8" w14:textId="2E1024A9" w:rsidR="00571823" w:rsidRDefault="00571823" w:rsidP="00D616DC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  <w:rPr>
                <w:ins w:id="327" w:author="Patrice Brodeur" w:date="2019-02-14T16:41:00Z"/>
              </w:rPr>
            </w:pPr>
            <w:r>
              <w:t>Intégrer du contenu multimédia et des références externes</w:t>
            </w:r>
            <w:ins w:id="328" w:author="Patrice Brodeur" w:date="2019-02-14T16:35:00Z">
              <w:r w:rsidR="001F0B48">
                <w:t xml:space="preserve"> dans le bloc-notes</w:t>
              </w:r>
            </w:ins>
            <w:r>
              <w:t>.</w:t>
            </w:r>
          </w:p>
          <w:p w14:paraId="64885058" w14:textId="41351F94" w:rsidR="00517D66" w:rsidRDefault="00262670" w:rsidP="00D616DC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  <w:rPr>
                <w:ins w:id="329" w:author="Patrice Brodeur" w:date="2019-02-14T16:45:00Z"/>
              </w:rPr>
            </w:pPr>
            <w:ins w:id="330" w:author="Patrice Brodeur" w:date="2019-02-14T16:44:00Z">
              <w:r>
                <w:t xml:space="preserve">Mettre en place </w:t>
              </w:r>
              <w:r w:rsidR="001025E4">
                <w:t xml:space="preserve">et configurer </w:t>
              </w:r>
            </w:ins>
            <w:ins w:id="331" w:author="Patrice Brodeur" w:date="2019-02-14T16:42:00Z">
              <w:r w:rsidR="00593A89">
                <w:t xml:space="preserve">le </w:t>
              </w:r>
              <w:r w:rsidR="007E3DF3">
                <w:t>système</w:t>
              </w:r>
            </w:ins>
            <w:ins w:id="332" w:author="Patrice Brodeur" w:date="2019-02-14T16:43:00Z">
              <w:r w:rsidR="007E3DF3">
                <w:t xml:space="preserve"> de gestion de contenu</w:t>
              </w:r>
            </w:ins>
            <w:ins w:id="333" w:author="Patrice Brodeur" w:date="2019-02-14T16:44:00Z">
              <w:r w:rsidR="002A105F">
                <w:t>.</w:t>
              </w:r>
            </w:ins>
          </w:p>
          <w:p w14:paraId="6AFFDEB0" w14:textId="58DF0DB1" w:rsidR="00A5787F" w:rsidRDefault="00A5787F" w:rsidP="00A5787F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  <w:rPr>
                <w:ins w:id="334" w:author="Patrice Brodeur" w:date="2019-02-14T16:45:00Z"/>
              </w:rPr>
            </w:pPr>
            <w:ins w:id="335" w:author="Patrice Brodeur" w:date="2019-02-14T16:45:00Z">
              <w:r>
                <w:t>Structurer et personnaliser le système de gestion de contenu.</w:t>
              </w:r>
            </w:ins>
          </w:p>
          <w:p w14:paraId="51740565" w14:textId="5581BAAF" w:rsidR="00A5787F" w:rsidDel="00284AD0" w:rsidRDefault="00A5787F" w:rsidP="00D616DC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  <w:rPr>
                <w:del w:id="336" w:author="Patrice Brodeur" w:date="2019-02-14T16:45:00Z"/>
              </w:rPr>
            </w:pPr>
          </w:p>
          <w:p w14:paraId="4A0BD425" w14:textId="54814075" w:rsidR="00571823" w:rsidRDefault="00C92736" w:rsidP="00D616DC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</w:pPr>
            <w:ins w:id="337" w:author="Patrice Brodeur" w:date="2019-02-14T16:38:00Z">
              <w:r>
                <w:t xml:space="preserve">Synthétiser les informations </w:t>
              </w:r>
            </w:ins>
            <w:ins w:id="338" w:author="Patrice Brodeur" w:date="2019-02-14T16:39:00Z">
              <w:r w:rsidR="008C4C4D">
                <w:t xml:space="preserve">qui ont été </w:t>
              </w:r>
            </w:ins>
            <w:ins w:id="339" w:author="Patrice Brodeur" w:date="2019-02-14T16:38:00Z">
              <w:r>
                <w:t>recueillies dans le bloc-notes</w:t>
              </w:r>
            </w:ins>
            <w:ins w:id="340" w:author="Patrice Brodeur" w:date="2019-02-14T16:39:00Z">
              <w:r w:rsidR="00A40092">
                <w:t>,</w:t>
              </w:r>
            </w:ins>
            <w:ins w:id="341" w:author="Patrice Brodeur" w:date="2019-02-14T16:38:00Z">
              <w:r>
                <w:t xml:space="preserve"> </w:t>
              </w:r>
            </w:ins>
            <w:ins w:id="342" w:author="Patrice Brodeur" w:date="2019-02-14T16:39:00Z">
              <w:r w:rsidR="005D6DF1">
                <w:t xml:space="preserve">en </w:t>
              </w:r>
            </w:ins>
            <w:del w:id="343" w:author="Patrice Brodeur" w:date="2019-02-14T16:38:00Z">
              <w:r w:rsidR="00571823" w:rsidDel="008C041E">
                <w:delText xml:space="preserve">Sélectionner et préparer les contenus en </w:delText>
              </w:r>
            </w:del>
            <w:r w:rsidR="00571823">
              <w:t>vue de la publication en ligne</w:t>
            </w:r>
            <w:ins w:id="344" w:author="Patrice Brodeur" w:date="2019-02-14T16:39:00Z">
              <w:r w:rsidR="00AF5C4F">
                <w:t xml:space="preserve"> avec un outil </w:t>
              </w:r>
              <w:r w:rsidR="00681DBF">
                <w:t>de gestion de contenu (CMS)</w:t>
              </w:r>
            </w:ins>
            <w:del w:id="345" w:author="Patrice Brodeur" w:date="2019-02-14T16:37:00Z">
              <w:r w:rsidR="00571823" w:rsidDel="002F3F9E">
                <w:delText xml:space="preserve"> de la recherche</w:delText>
              </w:r>
            </w:del>
            <w:r w:rsidR="00571823">
              <w:t>.</w:t>
            </w:r>
          </w:p>
          <w:p w14:paraId="79EE8E86" w14:textId="20D3CCD7" w:rsidR="00571823" w:rsidDel="00A5787F" w:rsidRDefault="005F7D4D" w:rsidP="00D616DC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  <w:rPr>
                <w:del w:id="346" w:author="Patrice Brodeur" w:date="2019-02-14T16:45:00Z"/>
              </w:rPr>
            </w:pPr>
            <w:ins w:id="347" w:author="Patrice Brodeur" w:date="2019-02-14T16:46:00Z">
              <w:r>
                <w:t>Créer, mettre en forme et p</w:t>
              </w:r>
            </w:ins>
            <w:del w:id="348" w:author="Patrice Brodeur" w:date="2019-02-14T16:45:00Z">
              <w:r w:rsidR="00571823" w:rsidDel="00A5787F">
                <w:delText>Structurer</w:delText>
              </w:r>
              <w:r w:rsidR="00C81949" w:rsidDel="00A5787F">
                <w:delText xml:space="preserve"> et</w:delText>
              </w:r>
              <w:r w:rsidR="00571823" w:rsidDel="00A5787F">
                <w:delText xml:space="preserve"> </w:delText>
              </w:r>
              <w:r w:rsidR="00C81949" w:rsidDel="00A5787F">
                <w:delText>personnaliser le système de gestion de contenu</w:delText>
              </w:r>
            </w:del>
            <w:del w:id="349" w:author="Patrice Brodeur" w:date="2019-02-14T16:33:00Z">
              <w:r w:rsidR="00C81949" w:rsidDel="006B41AD">
                <w:delText xml:space="preserve"> retenu</w:delText>
              </w:r>
            </w:del>
            <w:del w:id="350" w:author="Patrice Brodeur" w:date="2019-02-14T16:45:00Z">
              <w:r w:rsidR="00C81949" w:rsidDel="00A5787F">
                <w:delText>.</w:delText>
              </w:r>
            </w:del>
          </w:p>
          <w:p w14:paraId="618FC551" w14:textId="5A7791B1" w:rsidR="00C81949" w:rsidRDefault="00C81949" w:rsidP="00D616DC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</w:pPr>
            <w:del w:id="351" w:author="Patrice Brodeur" w:date="2019-02-14T16:46:00Z">
              <w:r w:rsidDel="005F7D4D">
                <w:delText>P</w:delText>
              </w:r>
            </w:del>
            <w:r>
              <w:t>ublie</w:t>
            </w:r>
            <w:ins w:id="352" w:author="Patrice Brodeur" w:date="2019-02-14T16:46:00Z">
              <w:r w:rsidR="00536910">
                <w:t>r</w:t>
              </w:r>
            </w:ins>
            <w:del w:id="353" w:author="Patrice Brodeur" w:date="2019-02-14T16:46:00Z">
              <w:r w:rsidDel="00716FED">
                <w:delText>r</w:delText>
              </w:r>
              <w:r w:rsidDel="005F7D4D">
                <w:delText xml:space="preserve"> et mettre en forme</w:delText>
              </w:r>
            </w:del>
            <w:r>
              <w:t xml:space="preserve"> les différentes pages.</w:t>
            </w:r>
          </w:p>
          <w:p w14:paraId="3596726F" w14:textId="11ED4DAD" w:rsidR="00C81949" w:rsidRDefault="00C81949" w:rsidP="00D616DC">
            <w:pPr>
              <w:pStyle w:val="En-tte"/>
              <w:numPr>
                <w:ilvl w:val="0"/>
                <w:numId w:val="20"/>
              </w:numPr>
              <w:tabs>
                <w:tab w:val="clear" w:pos="4536"/>
                <w:tab w:val="clear" w:pos="9072"/>
              </w:tabs>
            </w:pPr>
            <w:r>
              <w:t xml:space="preserve">Présenter </w:t>
            </w:r>
            <w:ins w:id="354" w:author="Patrice Brodeur" w:date="2019-02-14T16:48:00Z">
              <w:r w:rsidR="00A4084B">
                <w:t xml:space="preserve">à l’enseignant </w:t>
              </w:r>
            </w:ins>
            <w:r>
              <w:t>l’expérience de collaboration</w:t>
            </w:r>
            <w:ins w:id="355" w:author="Patrice Brodeur" w:date="2019-02-14T16:48:00Z">
              <w:r w:rsidR="00A4084B">
                <w:t xml:space="preserve"> (</w:t>
              </w:r>
              <w:r w:rsidR="008A4875">
                <w:t xml:space="preserve">étapes, difficultés, </w:t>
              </w:r>
              <w:proofErr w:type="spellStart"/>
              <w:r w:rsidR="008A4875">
                <w:t>etc</w:t>
              </w:r>
              <w:proofErr w:type="spellEnd"/>
              <w:r w:rsidR="008A4875">
                <w:t>)</w:t>
              </w:r>
            </w:ins>
            <w:del w:id="356" w:author="Patrice Brodeur" w:date="2019-02-14T16:47:00Z">
              <w:r w:rsidDel="00666C98">
                <w:delText xml:space="preserve"> pour effectuer cette recherche</w:delText>
              </w:r>
            </w:del>
            <w:r>
              <w:t>.</w:t>
            </w:r>
          </w:p>
          <w:p w14:paraId="48C51B4D" w14:textId="77777777" w:rsidR="006B726A" w:rsidRDefault="006B726A">
            <w:pPr>
              <w:pStyle w:val="En-tte"/>
              <w:tabs>
                <w:tab w:val="clear" w:pos="4536"/>
                <w:tab w:val="clear" w:pos="9072"/>
              </w:tabs>
              <w:ind w:left="360"/>
            </w:pPr>
            <w:r>
              <w:t xml:space="preserve"> </w:t>
            </w:r>
          </w:p>
        </w:tc>
      </w:tr>
      <w:tr w:rsidR="006B726A" w14:paraId="2D9EED5A" w14:textId="77777777">
        <w:trPr>
          <w:cantSplit/>
          <w:jc w:val="center"/>
        </w:trPr>
        <w:tc>
          <w:tcPr>
            <w:tcW w:w="10080" w:type="dxa"/>
            <w:gridSpan w:val="2"/>
          </w:tcPr>
          <w:p w14:paraId="4F5488CE" w14:textId="6342D06C" w:rsidR="006B726A" w:rsidRDefault="006B726A">
            <w:pPr>
              <w:rPr>
                <w:sz w:val="22"/>
              </w:rPr>
            </w:pPr>
            <w:r>
              <w:rPr>
                <w:b/>
                <w:sz w:val="22"/>
              </w:rPr>
              <w:t>Critères d’évaluation de la performance de l’</w:t>
            </w:r>
            <w:del w:id="357" w:author="Patrice Brodeur [2]" w:date="2019-11-21T06:26:00Z">
              <w:r w:rsidDel="005E7871">
                <w:rPr>
                  <w:b/>
                  <w:sz w:val="22"/>
                </w:rPr>
                <w:delText>élève</w:delText>
              </w:r>
            </w:del>
            <w:ins w:id="358" w:author="Patrice Brodeur [2]" w:date="2019-11-21T06:26:00Z">
              <w:r w:rsidR="005E7871">
                <w:rPr>
                  <w:b/>
                  <w:sz w:val="22"/>
                </w:rPr>
                <w:t>étudiante</w:t>
              </w:r>
            </w:ins>
            <w:r>
              <w:rPr>
                <w:b/>
                <w:sz w:val="22"/>
              </w:rPr>
              <w:t> :</w:t>
            </w:r>
          </w:p>
          <w:p w14:paraId="1FD74328" w14:textId="77777777" w:rsidR="006B726A" w:rsidRDefault="006B726A">
            <w:pPr>
              <w:ind w:right="560"/>
              <w:rPr>
                <w:sz w:val="22"/>
              </w:rPr>
            </w:pPr>
          </w:p>
          <w:p w14:paraId="1C501018" w14:textId="2D0280F9" w:rsidR="006B726A" w:rsidRDefault="00D85370" w:rsidP="00D616DC">
            <w:pPr>
              <w:numPr>
                <w:ilvl w:val="0"/>
                <w:numId w:val="14"/>
              </w:numPr>
              <w:ind w:right="560"/>
              <w:rPr>
                <w:sz w:val="22"/>
              </w:rPr>
            </w:pPr>
            <w:r>
              <w:rPr>
                <w:sz w:val="22"/>
              </w:rPr>
              <w:t xml:space="preserve">Pertinence </w:t>
            </w:r>
            <w:r w:rsidR="00C81949">
              <w:rPr>
                <w:sz w:val="22"/>
              </w:rPr>
              <w:t xml:space="preserve">des solutions proposées </w:t>
            </w:r>
            <w:r>
              <w:rPr>
                <w:sz w:val="22"/>
              </w:rPr>
              <w:t xml:space="preserve">et efficacité de la démarche </w:t>
            </w:r>
            <w:r w:rsidR="0027166E">
              <w:rPr>
                <w:sz w:val="22"/>
              </w:rPr>
              <w:t>suivie</w:t>
            </w:r>
            <w:r>
              <w:rPr>
                <w:sz w:val="22"/>
              </w:rPr>
              <w:t xml:space="preserve"> </w:t>
            </w:r>
            <w:r w:rsidR="00C81949">
              <w:rPr>
                <w:sz w:val="22"/>
              </w:rPr>
              <w:t>dans les mises en situation de soutien technique.</w:t>
            </w:r>
          </w:p>
          <w:p w14:paraId="0D939264" w14:textId="6EC90D4F" w:rsidR="00C81949" w:rsidRDefault="00C81949" w:rsidP="00D616DC">
            <w:pPr>
              <w:numPr>
                <w:ilvl w:val="0"/>
                <w:numId w:val="14"/>
              </w:numPr>
              <w:ind w:right="560"/>
              <w:rPr>
                <w:sz w:val="22"/>
              </w:rPr>
            </w:pPr>
            <w:r>
              <w:rPr>
                <w:sz w:val="22"/>
              </w:rPr>
              <w:t>Aptitude à manipuler efficacement les outils du système d’exploitation.</w:t>
            </w:r>
          </w:p>
          <w:p w14:paraId="0129F85D" w14:textId="10797497" w:rsidR="00C81949" w:rsidRPr="00C81949" w:rsidRDefault="00C81949" w:rsidP="00D616DC">
            <w:pPr>
              <w:numPr>
                <w:ilvl w:val="0"/>
                <w:numId w:val="14"/>
              </w:numPr>
              <w:ind w:right="560"/>
              <w:rPr>
                <w:sz w:val="22"/>
              </w:rPr>
            </w:pPr>
            <w:r>
              <w:rPr>
                <w:sz w:val="22"/>
              </w:rPr>
              <w:t>Capacité d’exploiter de manière</w:t>
            </w:r>
            <w:r w:rsidRPr="00C81949">
              <w:rPr>
                <w:sz w:val="22"/>
              </w:rPr>
              <w:t xml:space="preserve"> pertinente et efficace différents outils de collaboration</w:t>
            </w:r>
            <w:r>
              <w:rPr>
                <w:sz w:val="22"/>
              </w:rPr>
              <w:t xml:space="preserve"> </w:t>
            </w:r>
            <w:r w:rsidR="00B66AED">
              <w:rPr>
                <w:sz w:val="22"/>
              </w:rPr>
              <w:t>en fonction des</w:t>
            </w:r>
            <w:r w:rsidRPr="00C81949">
              <w:rPr>
                <w:sz w:val="22"/>
              </w:rPr>
              <w:t xml:space="preserve"> tâches à accomplir.</w:t>
            </w:r>
          </w:p>
          <w:p w14:paraId="3F77F707" w14:textId="5F48533F" w:rsidR="006B726A" w:rsidRDefault="00185FAB" w:rsidP="00D616DC">
            <w:pPr>
              <w:numPr>
                <w:ilvl w:val="0"/>
                <w:numId w:val="14"/>
              </w:numPr>
              <w:ind w:right="560"/>
              <w:rPr>
                <w:sz w:val="22"/>
              </w:rPr>
            </w:pPr>
            <w:r>
              <w:rPr>
                <w:sz w:val="22"/>
              </w:rPr>
              <w:t xml:space="preserve">Pertinence </w:t>
            </w:r>
            <w:r w:rsidR="00733B78">
              <w:rPr>
                <w:sz w:val="22"/>
              </w:rPr>
              <w:t>du contenu</w:t>
            </w:r>
            <w:ins w:id="359" w:author="Patrice Brodeur" w:date="2019-02-14T16:49:00Z">
              <w:r w:rsidR="00E44630">
                <w:rPr>
                  <w:sz w:val="22"/>
                </w:rPr>
                <w:t xml:space="preserve"> synthétisé</w:t>
              </w:r>
            </w:ins>
            <w:r w:rsidR="00733B78"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qualité </w:t>
            </w:r>
            <w:r w:rsidR="00733B78">
              <w:rPr>
                <w:sz w:val="22"/>
              </w:rPr>
              <w:t xml:space="preserve">de la structure et </w:t>
            </w:r>
            <w:r>
              <w:rPr>
                <w:sz w:val="22"/>
              </w:rPr>
              <w:t xml:space="preserve">professionnalisme </w:t>
            </w:r>
            <w:r w:rsidR="00733B78">
              <w:rPr>
                <w:sz w:val="22"/>
              </w:rPr>
              <w:t xml:space="preserve">de la mise en forme </w:t>
            </w:r>
            <w:r>
              <w:rPr>
                <w:sz w:val="22"/>
              </w:rPr>
              <w:t>pour le travail de recherche publié</w:t>
            </w:r>
            <w:r w:rsidR="00733B78">
              <w:rPr>
                <w:sz w:val="22"/>
              </w:rPr>
              <w:t xml:space="preserve"> en ligne.</w:t>
            </w:r>
          </w:p>
          <w:p w14:paraId="2A1E59DD" w14:textId="77777777" w:rsidR="006B726A" w:rsidRDefault="006B726A">
            <w:pPr>
              <w:ind w:left="360" w:right="560"/>
              <w:rPr>
                <w:sz w:val="22"/>
              </w:rPr>
            </w:pPr>
          </w:p>
        </w:tc>
      </w:tr>
    </w:tbl>
    <w:p w14:paraId="4736E5A5" w14:textId="77777777" w:rsidR="006B726A" w:rsidRDefault="006B726A"/>
    <w:p w14:paraId="37682A2F" w14:textId="77777777" w:rsidR="006B726A" w:rsidRDefault="006B726A">
      <w:pPr>
        <w:pStyle w:val="Titre1"/>
        <w:jc w:val="center"/>
        <w:sectPr w:rsidR="006B726A">
          <w:footerReference w:type="default" r:id="rId18"/>
          <w:pgSz w:w="12240" w:h="15840" w:code="1"/>
          <w:pgMar w:top="1440" w:right="720" w:bottom="1440" w:left="720" w:header="706" w:footer="706" w:gutter="0"/>
          <w:cols w:space="720"/>
        </w:sectPr>
      </w:pPr>
    </w:p>
    <w:p w14:paraId="20B74668" w14:textId="77777777" w:rsidR="006B726A" w:rsidRDefault="006B726A">
      <w:pPr>
        <w:pStyle w:val="Titre1"/>
        <w:jc w:val="center"/>
      </w:pPr>
      <w:r>
        <w:lastRenderedPageBreak/>
        <w:t>LA MÉDIAGRAPHIE</w:t>
      </w:r>
    </w:p>
    <w:p w14:paraId="20F82192" w14:textId="77777777" w:rsidR="006B726A" w:rsidRDefault="006B726A">
      <w:pPr>
        <w:tabs>
          <w:tab w:val="right" w:pos="9180"/>
        </w:tabs>
      </w:pPr>
    </w:p>
    <w:p w14:paraId="3E73063B" w14:textId="7EBC5294" w:rsidR="00676B5C" w:rsidRDefault="00676B5C" w:rsidP="00676B5C">
      <w:pPr>
        <w:tabs>
          <w:tab w:val="right" w:pos="9180"/>
        </w:tabs>
        <w:rPr>
          <w:b/>
        </w:rPr>
      </w:pPr>
      <w:r>
        <w:rPr>
          <w:b/>
        </w:rPr>
        <w:t>Ouvrages recommandés</w:t>
      </w:r>
      <w:r w:rsidR="00C518B0">
        <w:rPr>
          <w:b/>
        </w:rPr>
        <w:t xml:space="preserve"> à l’enseignant</w:t>
      </w:r>
      <w:r w:rsidR="00C518B0">
        <w:rPr>
          <w:rStyle w:val="Appelnotedebasdep"/>
          <w:b/>
        </w:rPr>
        <w:footnoteReference w:id="3"/>
      </w:r>
      <w:r>
        <w:rPr>
          <w:b/>
        </w:rPr>
        <w:t> :</w:t>
      </w:r>
    </w:p>
    <w:p w14:paraId="516AFC98" w14:textId="77777777" w:rsidR="00676B5C" w:rsidRDefault="00676B5C">
      <w:pPr>
        <w:tabs>
          <w:tab w:val="left" w:pos="2340"/>
          <w:tab w:val="right" w:pos="9180"/>
        </w:tabs>
        <w:ind w:left="2347" w:hanging="2347"/>
        <w:rPr>
          <w:b/>
        </w:rPr>
      </w:pPr>
    </w:p>
    <w:p w14:paraId="378D9DFA" w14:textId="06ECCA5D" w:rsidR="009D1547" w:rsidRDefault="00786003" w:rsidP="00786003">
      <w:pPr>
        <w:spacing w:after="120"/>
        <w:ind w:left="851" w:hanging="491"/>
        <w:jc w:val="both"/>
        <w:rPr>
          <w:lang w:val="fr-FR"/>
        </w:rPr>
      </w:pPr>
      <w:r>
        <w:rPr>
          <w:lang w:val="fr-FR"/>
        </w:rPr>
        <w:t xml:space="preserve">Mille, Thierry. </w:t>
      </w:r>
      <w:r w:rsidR="009D1547" w:rsidRPr="00786003">
        <w:rPr>
          <w:i/>
          <w:lang w:val="fr-FR"/>
        </w:rPr>
        <w:t>Windows 7 - Le Guide Complet</w:t>
      </w:r>
      <w:r>
        <w:rPr>
          <w:lang w:val="fr-FR"/>
        </w:rPr>
        <w:t xml:space="preserve">. France : </w:t>
      </w:r>
      <w:r w:rsidR="009D1547" w:rsidRPr="00107F3E">
        <w:rPr>
          <w:lang w:val="fr-FR"/>
        </w:rPr>
        <w:t>Micro Application</w:t>
      </w:r>
      <w:r w:rsidR="009D1547">
        <w:rPr>
          <w:lang w:val="fr-FR"/>
        </w:rPr>
        <w:t>, 2010.</w:t>
      </w:r>
    </w:p>
    <w:p w14:paraId="46EB0A57" w14:textId="77777777" w:rsidR="00786003" w:rsidRPr="009726D9" w:rsidRDefault="00786003" w:rsidP="00786003">
      <w:pPr>
        <w:spacing w:after="120"/>
        <w:ind w:left="360"/>
        <w:jc w:val="both"/>
      </w:pPr>
    </w:p>
    <w:p w14:paraId="4837F396" w14:textId="2A2DFC03" w:rsidR="009726D9" w:rsidRPr="00BD5855" w:rsidRDefault="00786003" w:rsidP="00786003">
      <w:pPr>
        <w:spacing w:after="120"/>
        <w:ind w:left="851" w:hanging="491"/>
        <w:jc w:val="both"/>
        <w:rPr>
          <w:lang w:val="en-CA"/>
        </w:rPr>
      </w:pPr>
      <w:r>
        <w:rPr>
          <w:lang w:val="fr-FR"/>
        </w:rPr>
        <w:t xml:space="preserve">Mueller, Scott. </w:t>
      </w:r>
      <w:r w:rsidR="009726D9" w:rsidRPr="00786003">
        <w:rPr>
          <w:i/>
          <w:lang w:val="fr-FR"/>
        </w:rPr>
        <w:t>Le PC – Architecture, maintenance et mise à niveau</w:t>
      </w:r>
      <w:r>
        <w:rPr>
          <w:lang w:val="fr-FR"/>
        </w:rPr>
        <w:t xml:space="preserve">. </w:t>
      </w:r>
      <w:r w:rsidR="009726D9" w:rsidRPr="00BD5855">
        <w:rPr>
          <w:lang w:val="en-CA"/>
        </w:rPr>
        <w:t>18</w:t>
      </w:r>
      <w:r w:rsidR="009726D9" w:rsidRPr="00BD5855">
        <w:rPr>
          <w:vertAlign w:val="superscript"/>
          <w:lang w:val="en-CA"/>
        </w:rPr>
        <w:t>e</w:t>
      </w:r>
      <w:r w:rsidR="009726D9" w:rsidRPr="00BD5855">
        <w:rPr>
          <w:lang w:val="en-CA"/>
        </w:rPr>
        <w:t xml:space="preserve"> </w:t>
      </w:r>
      <w:proofErr w:type="spellStart"/>
      <w:r w:rsidR="009726D9" w:rsidRPr="00BD5855">
        <w:rPr>
          <w:lang w:val="en-CA"/>
        </w:rPr>
        <w:t>éd</w:t>
      </w:r>
      <w:proofErr w:type="spellEnd"/>
      <w:r w:rsidRPr="00BD5855">
        <w:rPr>
          <w:lang w:val="en-CA"/>
        </w:rPr>
        <w:t>.</w:t>
      </w:r>
      <w:r w:rsidR="009726D9" w:rsidRPr="00BD5855">
        <w:rPr>
          <w:lang w:val="en-CA"/>
        </w:rPr>
        <w:t xml:space="preserve"> </w:t>
      </w:r>
      <w:r w:rsidRPr="00BD5855">
        <w:rPr>
          <w:lang w:val="en-CA"/>
        </w:rPr>
        <w:t>Grande-</w:t>
      </w:r>
      <w:proofErr w:type="gramStart"/>
      <w:r w:rsidRPr="00BD5855">
        <w:rPr>
          <w:lang w:val="en-CA"/>
        </w:rPr>
        <w:t>Bretagne :</w:t>
      </w:r>
      <w:proofErr w:type="gramEnd"/>
      <w:r w:rsidRPr="00BD5855">
        <w:rPr>
          <w:lang w:val="en-CA"/>
        </w:rPr>
        <w:t xml:space="preserve"> </w:t>
      </w:r>
      <w:r w:rsidR="009726D9" w:rsidRPr="00BD5855">
        <w:rPr>
          <w:lang w:val="en-CA"/>
        </w:rPr>
        <w:t>Pearson, 2008.</w:t>
      </w:r>
    </w:p>
    <w:p w14:paraId="41F898A0" w14:textId="77777777" w:rsidR="00786003" w:rsidRPr="00BD5855" w:rsidRDefault="00786003" w:rsidP="00786003">
      <w:pPr>
        <w:spacing w:after="120"/>
        <w:ind w:left="360"/>
        <w:jc w:val="both"/>
        <w:rPr>
          <w:lang w:val="en-CA"/>
        </w:rPr>
      </w:pPr>
    </w:p>
    <w:p w14:paraId="1A2FE5E5" w14:textId="5A6C1DCB" w:rsidR="009726D9" w:rsidRPr="00786003" w:rsidRDefault="00786003" w:rsidP="00786003">
      <w:pPr>
        <w:spacing w:after="120"/>
        <w:ind w:left="851" w:hanging="491"/>
        <w:jc w:val="both"/>
        <w:rPr>
          <w:lang w:val="fr-FR"/>
        </w:rPr>
      </w:pPr>
      <w:r w:rsidRPr="00BD5855">
        <w:rPr>
          <w:lang w:val="en-CA"/>
        </w:rPr>
        <w:t>O'Leary, Timothy</w:t>
      </w:r>
      <w:r w:rsidR="00DF5DCC" w:rsidRPr="00BD5855">
        <w:rPr>
          <w:lang w:val="en-CA"/>
        </w:rPr>
        <w:t xml:space="preserve"> J</w:t>
      </w:r>
      <w:r w:rsidRPr="00BD5855">
        <w:rPr>
          <w:lang w:val="en-CA"/>
        </w:rPr>
        <w:t>, Linda</w:t>
      </w:r>
      <w:r w:rsidR="00DF5DCC" w:rsidRPr="00BD5855">
        <w:rPr>
          <w:lang w:val="en-CA"/>
        </w:rPr>
        <w:t xml:space="preserve"> I</w:t>
      </w:r>
      <w:r w:rsidRPr="00BD5855">
        <w:rPr>
          <w:lang w:val="en-CA"/>
        </w:rPr>
        <w:t xml:space="preserve"> O'Leary, Danielle </w:t>
      </w:r>
      <w:proofErr w:type="spellStart"/>
      <w:r w:rsidRPr="00BD5855">
        <w:rPr>
          <w:lang w:val="en-CA"/>
        </w:rPr>
        <w:t>Hevey</w:t>
      </w:r>
      <w:proofErr w:type="spellEnd"/>
      <w:r w:rsidRPr="00BD5855">
        <w:rPr>
          <w:lang w:val="en-CA"/>
        </w:rPr>
        <w:t xml:space="preserve">, </w:t>
      </w:r>
      <w:r w:rsidR="00DF5DCC" w:rsidRPr="00BD5855">
        <w:rPr>
          <w:lang w:val="en-CA"/>
        </w:rPr>
        <w:t xml:space="preserve">Francis </w:t>
      </w:r>
      <w:proofErr w:type="spellStart"/>
      <w:r w:rsidR="00DF5DCC" w:rsidRPr="00BD5855">
        <w:rPr>
          <w:lang w:val="en-CA"/>
        </w:rPr>
        <w:t>Fournelle</w:t>
      </w:r>
      <w:proofErr w:type="spellEnd"/>
      <w:r w:rsidRPr="00BD5855">
        <w:rPr>
          <w:lang w:val="en-CA"/>
        </w:rPr>
        <w:t xml:space="preserve">. </w:t>
      </w:r>
      <w:r w:rsidR="009726D9" w:rsidRPr="00786003">
        <w:rPr>
          <w:i/>
          <w:lang w:val="fr-FR"/>
        </w:rPr>
        <w:t>Éléments d'informatique</w:t>
      </w:r>
      <w:r>
        <w:rPr>
          <w:lang w:val="fr-FR"/>
        </w:rPr>
        <w:t xml:space="preserve">. </w:t>
      </w:r>
      <w:r w:rsidR="00DF5DCC">
        <w:rPr>
          <w:lang w:val="fr-FR"/>
        </w:rPr>
        <w:t>6</w:t>
      </w:r>
      <w:r w:rsidR="009726D9" w:rsidRPr="00786003">
        <w:rPr>
          <w:vertAlign w:val="superscript"/>
          <w:lang w:val="fr-FR"/>
        </w:rPr>
        <w:t>e</w:t>
      </w:r>
      <w:r w:rsidR="009726D9" w:rsidRPr="00786003">
        <w:rPr>
          <w:lang w:val="fr-FR"/>
        </w:rPr>
        <w:t xml:space="preserve"> éd</w:t>
      </w:r>
      <w:r>
        <w:rPr>
          <w:lang w:val="fr-FR"/>
        </w:rPr>
        <w:t xml:space="preserve">. </w:t>
      </w:r>
      <w:r w:rsidR="00DF5DCC">
        <w:rPr>
          <w:lang w:val="fr-FR"/>
        </w:rPr>
        <w:t xml:space="preserve">Montréal : </w:t>
      </w:r>
      <w:r w:rsidR="009726D9" w:rsidRPr="00786003">
        <w:rPr>
          <w:lang w:val="fr-FR"/>
        </w:rPr>
        <w:t>Chenelière Éducation, 20</w:t>
      </w:r>
      <w:r w:rsidR="00DF5DCC">
        <w:rPr>
          <w:lang w:val="fr-FR"/>
        </w:rPr>
        <w:t>13</w:t>
      </w:r>
      <w:r w:rsidR="009726D9" w:rsidRPr="00786003">
        <w:rPr>
          <w:lang w:val="fr-FR"/>
        </w:rPr>
        <w:t>.</w:t>
      </w:r>
    </w:p>
    <w:p w14:paraId="73DA570B" w14:textId="77777777" w:rsidR="006B726A" w:rsidRDefault="006B726A">
      <w:pPr>
        <w:tabs>
          <w:tab w:val="left" w:pos="2340"/>
          <w:tab w:val="right" w:pos="9180"/>
        </w:tabs>
        <w:rPr>
          <w:b/>
        </w:rPr>
      </w:pPr>
    </w:p>
    <w:p w14:paraId="7FE97297" w14:textId="77777777" w:rsidR="00DC3991" w:rsidRDefault="00DC3991">
      <w:pPr>
        <w:tabs>
          <w:tab w:val="left" w:pos="2340"/>
          <w:tab w:val="right" w:pos="9180"/>
        </w:tabs>
        <w:rPr>
          <w:b/>
        </w:rPr>
      </w:pPr>
      <w:r>
        <w:rPr>
          <w:b/>
        </w:rPr>
        <w:t>Sites internet recommandés :</w:t>
      </w:r>
    </w:p>
    <w:p w14:paraId="50E3F936" w14:textId="77777777" w:rsidR="00D773F9" w:rsidRDefault="00D773F9">
      <w:pPr>
        <w:tabs>
          <w:tab w:val="left" w:pos="2340"/>
          <w:tab w:val="right" w:pos="9180"/>
        </w:tabs>
        <w:rPr>
          <w:b/>
        </w:rPr>
      </w:pPr>
    </w:p>
    <w:p w14:paraId="485CAE23" w14:textId="0E6A7BAD" w:rsidR="00D773F9" w:rsidRPr="00D773F9" w:rsidRDefault="00335F7F" w:rsidP="00D773F9">
      <w:pPr>
        <w:pStyle w:val="Paragraphedeliste"/>
        <w:numPr>
          <w:ilvl w:val="0"/>
          <w:numId w:val="29"/>
        </w:numPr>
        <w:tabs>
          <w:tab w:val="left" w:pos="2340"/>
          <w:tab w:val="right" w:pos="9180"/>
        </w:tabs>
        <w:spacing w:after="120"/>
      </w:pPr>
      <w:r>
        <w:t xml:space="preserve">Exemple de site WordPress : </w:t>
      </w:r>
      <w:hyperlink r:id="rId19" w:history="1">
        <w:r w:rsidR="00D773F9" w:rsidRPr="00D773F9">
          <w:rPr>
            <w:rStyle w:val="Lienhypertexte"/>
          </w:rPr>
          <w:t>http://giasson</w:t>
        </w:r>
        <w:r w:rsidR="00D773F9" w:rsidRPr="00D773F9">
          <w:rPr>
            <w:rStyle w:val="Lienhypertexte"/>
          </w:rPr>
          <w:t>d</w:t>
        </w:r>
        <w:r w:rsidR="00D773F9" w:rsidRPr="00D773F9">
          <w:rPr>
            <w:rStyle w:val="Lienhypertexte"/>
          </w:rPr>
          <w:t>.wordpress.com/</w:t>
        </w:r>
      </w:hyperlink>
    </w:p>
    <w:p w14:paraId="7AB8E61E" w14:textId="546777A1" w:rsidR="00D773F9" w:rsidRPr="00D773F9" w:rsidRDefault="00335F7F" w:rsidP="00D773F9">
      <w:pPr>
        <w:pStyle w:val="Paragraphedeliste"/>
        <w:numPr>
          <w:ilvl w:val="0"/>
          <w:numId w:val="29"/>
        </w:numPr>
        <w:tabs>
          <w:tab w:val="left" w:pos="2340"/>
          <w:tab w:val="right" w:pos="9180"/>
        </w:tabs>
        <w:spacing w:after="120"/>
      </w:pPr>
      <w:r>
        <w:t>Transformer un blog</w:t>
      </w:r>
      <w:r w:rsidR="009065C5">
        <w:t xml:space="preserve">ue </w:t>
      </w:r>
      <w:r>
        <w:t xml:space="preserve">WordPress en site : </w:t>
      </w:r>
      <w:hyperlink r:id="rId20" w:history="1">
        <w:r w:rsidR="00D773F9" w:rsidRPr="00D773F9">
          <w:rPr>
            <w:rStyle w:val="Lienhypertexte"/>
          </w:rPr>
          <w:t>http://learn.wordpress.com/bonus-round-get-a-home-page/</w:t>
        </w:r>
      </w:hyperlink>
    </w:p>
    <w:p w14:paraId="6E9D69E8" w14:textId="4128E0B5" w:rsidR="00D773F9" w:rsidRPr="00D773F9" w:rsidRDefault="00335F7F" w:rsidP="00D773F9">
      <w:pPr>
        <w:pStyle w:val="Paragraphedeliste"/>
        <w:numPr>
          <w:ilvl w:val="0"/>
          <w:numId w:val="29"/>
        </w:numPr>
        <w:tabs>
          <w:tab w:val="left" w:pos="2340"/>
          <w:tab w:val="right" w:pos="9180"/>
        </w:tabs>
        <w:spacing w:after="120"/>
      </w:pPr>
      <w:r>
        <w:t xml:space="preserve">Notes de cours sur les wikis : </w:t>
      </w:r>
      <w:hyperlink r:id="rId21" w:history="1">
        <w:r w:rsidR="00D773F9" w:rsidRPr="00D773F9">
          <w:rPr>
            <w:rStyle w:val="Lienhypertexte"/>
          </w:rPr>
          <w:t>http://candidelinux.org/~david/wiki412/index.php/Accueil</w:t>
        </w:r>
      </w:hyperlink>
    </w:p>
    <w:p w14:paraId="4CB8F50A" w14:textId="77777777" w:rsidR="00D773F9" w:rsidRDefault="00D773F9">
      <w:pPr>
        <w:tabs>
          <w:tab w:val="left" w:pos="2340"/>
          <w:tab w:val="right" w:pos="9180"/>
        </w:tabs>
        <w:rPr>
          <w:b/>
        </w:rPr>
      </w:pPr>
    </w:p>
    <w:p w14:paraId="39083FB4" w14:textId="77777777" w:rsidR="00D773F9" w:rsidRDefault="00D773F9">
      <w:pPr>
        <w:tabs>
          <w:tab w:val="left" w:pos="2340"/>
          <w:tab w:val="right" w:pos="9180"/>
        </w:tabs>
        <w:rPr>
          <w:b/>
        </w:rPr>
      </w:pPr>
    </w:p>
    <w:sectPr w:rsidR="00D773F9" w:rsidSect="00A432BB">
      <w:pgSz w:w="12240" w:h="15840" w:code="1"/>
      <w:pgMar w:top="1440" w:right="1440" w:bottom="1440" w:left="1440" w:header="706" w:footer="706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2" w:author="Patrice Brodeur" w:date="2019-02-14T15:07:00Z" w:initials="PB">
    <w:p w14:paraId="4A2A502A" w14:textId="673A98CF" w:rsidR="00FF33E9" w:rsidRDefault="00FF33E9">
      <w:pPr>
        <w:pStyle w:val="Commentaire"/>
      </w:pPr>
      <w:r>
        <w:rPr>
          <w:rStyle w:val="Marquedecommentaire"/>
        </w:rPr>
        <w:annotationRef/>
      </w:r>
      <w:r>
        <w:t xml:space="preserve">Important : trouver une solution à l’avenir pour que les étudiantes aient </w:t>
      </w:r>
      <w:r w:rsidR="00A06106">
        <w:t>rapidement accès à un Windows avec droits d’administrateurs (</w:t>
      </w:r>
      <w:r w:rsidR="008D6AFF">
        <w:t xml:space="preserve">machine virtuelle déjà montée et configurée pour </w:t>
      </w:r>
      <w:r w:rsidR="00992DD4">
        <w:t>chaque poste).</w:t>
      </w:r>
    </w:p>
  </w:comment>
  <w:comment w:id="305" w:author="Patrice Brodeur" w:date="2019-02-14T16:56:00Z" w:initials="PB">
    <w:p w14:paraId="71D6100D" w14:textId="169E3C1E" w:rsidR="00987605" w:rsidRDefault="00987605">
      <w:pPr>
        <w:pStyle w:val="Commentaire"/>
      </w:pPr>
      <w:r>
        <w:rPr>
          <w:rStyle w:val="Marquedecommentaire"/>
        </w:rPr>
        <w:annotationRef/>
      </w:r>
      <w:r>
        <w:rPr>
          <w:noProof/>
        </w:rPr>
        <w:t>Voulons-nous introduir un seilde 50% pour c</w:t>
      </w:r>
      <w:r w:rsidR="002D0CE4">
        <w:rPr>
          <w:noProof/>
        </w:rPr>
        <w:t>ha</w:t>
      </w:r>
      <w:r w:rsidR="000546C9">
        <w:rPr>
          <w:noProof/>
        </w:rPr>
        <w:t>cu</w:t>
      </w:r>
      <w:r>
        <w:rPr>
          <w:noProof/>
        </w:rPr>
        <w:t>n</w:t>
      </w:r>
      <w:r w:rsidR="000546C9">
        <w:rPr>
          <w:noProof/>
        </w:rPr>
        <w:t>e</w:t>
      </w:r>
      <w:r>
        <w:rPr>
          <w:noProof/>
        </w:rPr>
        <w:t xml:space="preserve"> des 2</w:t>
      </w:r>
      <w:r w:rsidR="000546C9">
        <w:rPr>
          <w:noProof/>
        </w:rPr>
        <w:t xml:space="preserve"> </w:t>
      </w:r>
      <w:r>
        <w:rPr>
          <w:noProof/>
        </w:rPr>
        <w:t>c</w:t>
      </w:r>
      <w:r w:rsidR="000546C9">
        <w:rPr>
          <w:noProof/>
        </w:rPr>
        <w:t>o</w:t>
      </w:r>
      <w:r>
        <w:rPr>
          <w:noProof/>
        </w:rPr>
        <w:t>mposa</w:t>
      </w:r>
      <w:r w:rsidR="000546C9">
        <w:rPr>
          <w:noProof/>
        </w:rPr>
        <w:t>n</w:t>
      </w:r>
      <w:r>
        <w:rPr>
          <w:noProof/>
        </w:rPr>
        <w:t>tes del'EC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A2A502A" w15:done="0"/>
  <w15:commentEx w15:paraId="71D6100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A2A502A" w16cid:durableId="201002C3"/>
  <w16cid:commentId w16cid:paraId="71D6100D" w16cid:durableId="20101C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DDF0F0" w14:textId="77777777" w:rsidR="00C67045" w:rsidRDefault="00C67045">
      <w:r>
        <w:separator/>
      </w:r>
    </w:p>
  </w:endnote>
  <w:endnote w:type="continuationSeparator" w:id="0">
    <w:p w14:paraId="1329B9B9" w14:textId="77777777" w:rsidR="00C67045" w:rsidRDefault="00C67045">
      <w:r>
        <w:continuationSeparator/>
      </w:r>
    </w:p>
  </w:endnote>
  <w:endnote w:type="continuationNotice" w:id="1">
    <w:p w14:paraId="5A29DD41" w14:textId="77777777" w:rsidR="00C67045" w:rsidRDefault="00C670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84BD8" w14:textId="77777777" w:rsidR="001B2A8F" w:rsidRDefault="001B2A8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39B69A" w14:textId="77777777" w:rsidR="001B2A8F" w:rsidRDefault="001B2A8F">
    <w:pPr>
      <w:pStyle w:val="Pieddepage"/>
    </w:pPr>
    <w:r>
      <w:tab/>
    </w:r>
    <w:r>
      <w:rPr>
        <w:sz w:val="20"/>
      </w:rPr>
      <w:t>-</w:t>
    </w:r>
    <w:r>
      <w:rPr>
        <w:rStyle w:val="Numrodepage"/>
        <w:sz w:val="20"/>
      </w:rPr>
      <w:fldChar w:fldCharType="begin"/>
    </w:r>
    <w:r>
      <w:rPr>
        <w:rStyle w:val="Numrodepage"/>
        <w:sz w:val="20"/>
      </w:rPr>
      <w:instrText xml:space="preserve"> PAGE </w:instrText>
    </w:r>
    <w:r>
      <w:rPr>
        <w:rStyle w:val="Numrodepage"/>
        <w:sz w:val="20"/>
      </w:rPr>
      <w:fldChar w:fldCharType="separate"/>
    </w:r>
    <w:r>
      <w:rPr>
        <w:rStyle w:val="Numrodepage"/>
        <w:noProof/>
        <w:sz w:val="20"/>
      </w:rPr>
      <w:t>2</w:t>
    </w:r>
    <w:r>
      <w:rPr>
        <w:rStyle w:val="Numrodepage"/>
        <w:sz w:val="20"/>
      </w:rPr>
      <w:fldChar w:fldCharType="end"/>
    </w:r>
    <w:r>
      <w:rPr>
        <w:rStyle w:val="Numrodepage"/>
        <w:sz w:val="20"/>
      </w:rPr>
      <w:t>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B8A2FB" w14:textId="77777777" w:rsidR="001B2A8F" w:rsidRDefault="001B2A8F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E0BE58" w14:textId="77777777" w:rsidR="001B2A8F" w:rsidRDefault="001B2A8F">
    <w:pPr>
      <w:pStyle w:val="Pieddepage"/>
      <w:tabs>
        <w:tab w:val="clear" w:pos="4703"/>
        <w:tab w:val="center" w:pos="4680"/>
      </w:tabs>
      <w:jc w:val="center"/>
    </w:pPr>
    <w:r>
      <w:rPr>
        <w:sz w:val="20"/>
      </w:rPr>
      <w:t xml:space="preserve">- </w:t>
    </w:r>
    <w:r>
      <w:rPr>
        <w:rStyle w:val="Numrodepage"/>
        <w:sz w:val="20"/>
      </w:rPr>
      <w:fldChar w:fldCharType="begin"/>
    </w:r>
    <w:r>
      <w:rPr>
        <w:rStyle w:val="Numrodepage"/>
        <w:sz w:val="20"/>
      </w:rPr>
      <w:instrText xml:space="preserve"> PAGE </w:instrText>
    </w:r>
    <w:r>
      <w:rPr>
        <w:rStyle w:val="Numrodepage"/>
        <w:sz w:val="20"/>
      </w:rPr>
      <w:fldChar w:fldCharType="separate"/>
    </w:r>
    <w:r>
      <w:rPr>
        <w:rStyle w:val="Numrodepage"/>
        <w:noProof/>
        <w:sz w:val="20"/>
      </w:rPr>
      <w:t>12</w:t>
    </w:r>
    <w:r>
      <w:rPr>
        <w:rStyle w:val="Numrodepage"/>
        <w:sz w:val="20"/>
      </w:rPr>
      <w:fldChar w:fldCharType="end"/>
    </w:r>
    <w:r>
      <w:rPr>
        <w:rStyle w:val="Numrodepage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31BDCC" w14:textId="77777777" w:rsidR="00C67045" w:rsidRDefault="00C67045">
      <w:r>
        <w:separator/>
      </w:r>
    </w:p>
  </w:footnote>
  <w:footnote w:type="continuationSeparator" w:id="0">
    <w:p w14:paraId="7B1B4A25" w14:textId="77777777" w:rsidR="00C67045" w:rsidRDefault="00C67045">
      <w:r>
        <w:continuationSeparator/>
      </w:r>
    </w:p>
  </w:footnote>
  <w:footnote w:type="continuationNotice" w:id="1">
    <w:p w14:paraId="374DD0C6" w14:textId="77777777" w:rsidR="00C67045" w:rsidRDefault="00C67045"/>
  </w:footnote>
  <w:footnote w:id="2">
    <w:p w14:paraId="0CD02EF6" w14:textId="77FA58F0" w:rsidR="001B2A8F" w:rsidRDefault="001B2A8F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AA1117">
        <w:t xml:space="preserve">Étant donné que le travail de collaboration doit forcément s'étaler sur plusieurs semaines pour laisser le temps aux </w:t>
      </w:r>
      <w:del w:id="308" w:author="Patrice Brodeur [2]" w:date="2019-11-21T06:25:00Z">
        <w:r w:rsidRPr="00AA1117" w:rsidDel="00FC59A0">
          <w:delText>élèves</w:delText>
        </w:r>
      </w:del>
      <w:ins w:id="309" w:author="Patrice Brodeur [2]" w:date="2019-11-21T06:25:00Z">
        <w:r w:rsidR="00FC59A0">
          <w:t>étudiantes</w:t>
        </w:r>
      </w:ins>
      <w:r w:rsidRPr="00AA1117">
        <w:t xml:space="preserve"> de collaborer, nous recommandons </w:t>
      </w:r>
      <w:del w:id="310" w:author="Patrice Brodeur" w:date="2019-02-18T08:59:00Z">
        <w:r w:rsidRPr="00AA1117" w:rsidDel="006D24DC">
          <w:delText xml:space="preserve">fortement </w:delText>
        </w:r>
      </w:del>
      <w:r w:rsidRPr="00AA1117">
        <w:t xml:space="preserve">que cette partie de l'épreuve certificative soit </w:t>
      </w:r>
      <w:ins w:id="311" w:author="Patrice Brodeur" w:date="2019-02-18T08:59:00Z">
        <w:r w:rsidR="00246CC1">
          <w:t xml:space="preserve">distribuée et </w:t>
        </w:r>
      </w:ins>
      <w:ins w:id="312" w:author="Patrice Brodeur" w:date="2019-02-18T09:00:00Z">
        <w:r w:rsidR="00BB71E7">
          <w:t>présentée aux étudiantes</w:t>
        </w:r>
      </w:ins>
      <w:del w:id="313" w:author="Patrice Brodeur" w:date="2019-02-18T09:00:00Z">
        <w:r w:rsidRPr="00AA1117" w:rsidDel="00246CC1">
          <w:delText>donnée</w:delText>
        </w:r>
      </w:del>
      <w:r w:rsidRPr="00AA1117">
        <w:t xml:space="preserve"> vers le milieu de la session</w:t>
      </w:r>
      <w:del w:id="314" w:author="Patrice Brodeur" w:date="2019-02-14T16:53:00Z">
        <w:r w:rsidRPr="00AA1117" w:rsidDel="00BE040F">
          <w:delText>, avant que les élèves ne soient trop débordés par les examens finaux</w:delText>
        </w:r>
      </w:del>
      <w:r w:rsidRPr="00AA1117">
        <w:t>.</w:t>
      </w:r>
      <w:del w:id="315" w:author="Patrice Brodeur" w:date="2019-02-14T16:53:00Z">
        <w:r w:rsidRPr="00AA1117" w:rsidDel="009D497A">
          <w:delText xml:space="preserve"> Ainsi, contrairement à ce qui a été fait en 2013 et 2014, on recommande de commencer le cours en présentant la matière reliée aux objectifs terminaux 3, 4 et 5 et présenter ensuite la matière des objectifs #1 et #2. Ainsi, les élèves pourront commencer le travail de collaboration autour de la semaine #8 pour le terminer autour de la semaine #11</w:delText>
        </w:r>
        <w:r w:rsidRPr="00AA1117" w:rsidDel="00694E4C">
          <w:delText>.</w:delText>
        </w:r>
      </w:del>
    </w:p>
  </w:footnote>
  <w:footnote w:id="3">
    <w:p w14:paraId="19B9059C" w14:textId="60B45D8C" w:rsidR="001B2A8F" w:rsidRDefault="001B2A8F">
      <w:pPr>
        <w:pStyle w:val="Notedebasdepage"/>
      </w:pPr>
      <w:r>
        <w:rPr>
          <w:rStyle w:val="Appelnotedebasdep"/>
        </w:rPr>
        <w:footnoteRef/>
      </w:r>
      <w:r>
        <w:t xml:space="preserve"> Il est difficile d’imposer l’achat d’un ouvrage spécifique aux </w:t>
      </w:r>
      <w:del w:id="360" w:author="Patrice Brodeur [2]" w:date="2019-11-21T06:25:00Z">
        <w:r w:rsidDel="00FC59A0">
          <w:delText>élèves</w:delText>
        </w:r>
      </w:del>
      <w:ins w:id="361" w:author="Patrice Brodeur [2]" w:date="2019-11-21T06:25:00Z">
        <w:r w:rsidR="00FC59A0">
          <w:t>étudiantes</w:t>
        </w:r>
      </w:ins>
      <w:r>
        <w:t xml:space="preserve">, car la matière du cours est si variée qu’aucun manuel n’intègre de manière satisfaisante l’ensemble des notions présentées. L’enseignant peut néanmoins transmettre aux </w:t>
      </w:r>
      <w:del w:id="362" w:author="Patrice Brodeur [2]" w:date="2019-11-21T06:25:00Z">
        <w:r w:rsidDel="00FC59A0">
          <w:delText>élèves</w:delText>
        </w:r>
      </w:del>
      <w:ins w:id="363" w:author="Patrice Brodeur [2]" w:date="2019-11-21T06:25:00Z">
        <w:r w:rsidR="00FC59A0">
          <w:t>étudiantes</w:t>
        </w:r>
      </w:ins>
      <w:r>
        <w:t xml:space="preserve"> des suggestions de lecture en ligne, des extraits ciblés de manuel, et des notes de cours personnelles.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BC2F7" w14:textId="77777777" w:rsidR="001B2A8F" w:rsidRDefault="001B2A8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018B9" w14:textId="77777777" w:rsidR="001B2A8F" w:rsidRDefault="001B2A8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4FA96E" w14:textId="77777777" w:rsidR="001B2A8F" w:rsidRDefault="001B2A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2615C"/>
    <w:multiLevelType w:val="multilevel"/>
    <w:tmpl w:val="A82629F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05251BC5"/>
    <w:multiLevelType w:val="hybridMultilevel"/>
    <w:tmpl w:val="2C3C7CA2"/>
    <w:lvl w:ilvl="0" w:tplc="5CC0BE1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D11C3"/>
    <w:multiLevelType w:val="multilevel"/>
    <w:tmpl w:val="4B08C6A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09D2013D"/>
    <w:multiLevelType w:val="multilevel"/>
    <w:tmpl w:val="D46CD87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432" w:hanging="432"/>
      </w:pPr>
      <w:rPr>
        <w:rFonts w:hint="default"/>
        <w:b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432" w:hanging="432"/>
      </w:pPr>
      <w:rPr>
        <w:rFonts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432" w:hanging="432"/>
      </w:pPr>
      <w:rPr>
        <w:rFonts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432" w:hanging="432"/>
      </w:pPr>
      <w:rPr>
        <w:rFonts w:hint="default"/>
        <w:b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432" w:hanging="432"/>
      </w:pPr>
      <w:rPr>
        <w:rFonts w:hint="default"/>
        <w:b/>
        <w:i w:val="0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432" w:hanging="432"/>
      </w:pPr>
      <w:rPr>
        <w:rFonts w:hint="default"/>
        <w:b/>
        <w:i w:val="0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432" w:hanging="432"/>
      </w:pPr>
      <w:rPr>
        <w:rFonts w:hint="default"/>
        <w:b/>
        <w:i w:val="0"/>
        <w:sz w:val="20"/>
      </w:rPr>
    </w:lvl>
  </w:abstractNum>
  <w:abstractNum w:abstractNumId="4" w15:restartNumberingAfterBreak="0">
    <w:nsid w:val="15A87680"/>
    <w:multiLevelType w:val="singleLevel"/>
    <w:tmpl w:val="092AFA5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8F777FB"/>
    <w:multiLevelType w:val="multilevel"/>
    <w:tmpl w:val="BC581EBE"/>
    <w:lvl w:ilvl="0">
      <w:start w:val="4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19D961C0"/>
    <w:multiLevelType w:val="hybridMultilevel"/>
    <w:tmpl w:val="428C6A84"/>
    <w:lvl w:ilvl="0" w:tplc="C47417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100F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E302DA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B4856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10B4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5D255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49A11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A649E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85C296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2F3BEE"/>
    <w:multiLevelType w:val="multilevel"/>
    <w:tmpl w:val="D538575A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22F974C9"/>
    <w:multiLevelType w:val="multilevel"/>
    <w:tmpl w:val="C818CED0"/>
    <w:lvl w:ilvl="0">
      <w:start w:val="1"/>
      <w:numFmt w:val="bullet"/>
      <w:lvlText w:val=""/>
      <w:lvlJc w:val="left"/>
      <w:pPr>
        <w:tabs>
          <w:tab w:val="num" w:pos="1014"/>
        </w:tabs>
        <w:ind w:left="1014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374"/>
        </w:tabs>
        <w:ind w:left="13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74"/>
        </w:tabs>
        <w:ind w:left="13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34"/>
        </w:tabs>
        <w:ind w:left="173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34"/>
        </w:tabs>
        <w:ind w:left="173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54"/>
        </w:tabs>
        <w:ind w:left="2454" w:hanging="1800"/>
      </w:pPr>
      <w:rPr>
        <w:rFonts w:hint="default"/>
      </w:rPr>
    </w:lvl>
  </w:abstractNum>
  <w:abstractNum w:abstractNumId="9" w15:restartNumberingAfterBreak="0">
    <w:nsid w:val="27F4751B"/>
    <w:multiLevelType w:val="hybridMultilevel"/>
    <w:tmpl w:val="A622EE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B2F10"/>
    <w:multiLevelType w:val="hybridMultilevel"/>
    <w:tmpl w:val="9508D57A"/>
    <w:lvl w:ilvl="0" w:tplc="321231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3CFDF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9643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DCE88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348FB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8303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0E9DB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8AC75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0716F0"/>
    <w:multiLevelType w:val="multilevel"/>
    <w:tmpl w:val="4C68A8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319903EE"/>
    <w:multiLevelType w:val="multilevel"/>
    <w:tmpl w:val="BC581EBE"/>
    <w:lvl w:ilvl="0">
      <w:start w:val="4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344914A5"/>
    <w:multiLevelType w:val="hybridMultilevel"/>
    <w:tmpl w:val="3F5C0A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D659B"/>
    <w:multiLevelType w:val="multilevel"/>
    <w:tmpl w:val="0F28E6C6"/>
    <w:lvl w:ilvl="0">
      <w:start w:val="3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3F1378A4"/>
    <w:multiLevelType w:val="hybridMultilevel"/>
    <w:tmpl w:val="98C0A64A"/>
    <w:lvl w:ilvl="0" w:tplc="1068D010"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9470D"/>
    <w:multiLevelType w:val="multilevel"/>
    <w:tmpl w:val="224878FC"/>
    <w:lvl w:ilvl="0">
      <w:start w:val="3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0"/>
      </w:rPr>
    </w:lvl>
    <w:lvl w:ilvl="1">
      <w:start w:val="1"/>
      <w:numFmt w:val="decimal"/>
      <w:lvlRestart w:val="0"/>
      <w:pStyle w:val="Listenumros5"/>
      <w:lvlText w:val="%1.%2"/>
      <w:lvlJc w:val="left"/>
      <w:pPr>
        <w:tabs>
          <w:tab w:val="num" w:pos="504"/>
        </w:tabs>
        <w:ind w:left="504" w:hanging="504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45ED5796"/>
    <w:multiLevelType w:val="multilevel"/>
    <w:tmpl w:val="C81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4B0A0AFD"/>
    <w:multiLevelType w:val="hybridMultilevel"/>
    <w:tmpl w:val="92CAB3BE"/>
    <w:lvl w:ilvl="0" w:tplc="A198B9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B9609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1B6B4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D6C12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BAA5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20824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8E01B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8E196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4AB4F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E675F3"/>
    <w:multiLevelType w:val="multilevel"/>
    <w:tmpl w:val="4F6074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57981F71"/>
    <w:multiLevelType w:val="multilevel"/>
    <w:tmpl w:val="4B08C6A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57FE6871"/>
    <w:multiLevelType w:val="singleLevel"/>
    <w:tmpl w:val="092AFA5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DE31E78"/>
    <w:multiLevelType w:val="hybridMultilevel"/>
    <w:tmpl w:val="2374697A"/>
    <w:lvl w:ilvl="0" w:tplc="98E03D08">
      <w:start w:val="420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E6001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A4A8EC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144FA8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D6466B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DE30894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BFC255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122027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A2E943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29D69A9"/>
    <w:multiLevelType w:val="multilevel"/>
    <w:tmpl w:val="996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694262F9"/>
    <w:multiLevelType w:val="multilevel"/>
    <w:tmpl w:val="A630FE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5" w15:restartNumberingAfterBreak="0">
    <w:nsid w:val="69C2183D"/>
    <w:multiLevelType w:val="hybridMultilevel"/>
    <w:tmpl w:val="293436C8"/>
    <w:lvl w:ilvl="0" w:tplc="6C346B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30E5214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5482539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972AD1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3DD68B1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700A8B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418042E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2F7047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F769D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707E60F4"/>
    <w:multiLevelType w:val="hybridMultilevel"/>
    <w:tmpl w:val="4998A2BA"/>
    <w:lvl w:ilvl="0" w:tplc="82E868A8">
      <w:start w:val="42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849601D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2" w:tplc="10C498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5C8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D65C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F98C0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FED0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B82E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EA4E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BD311C"/>
    <w:multiLevelType w:val="multilevel"/>
    <w:tmpl w:val="80060B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5FA39F0"/>
    <w:multiLevelType w:val="multilevel"/>
    <w:tmpl w:val="2892D5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9" w15:restartNumberingAfterBreak="0">
    <w:nsid w:val="7AFA2692"/>
    <w:multiLevelType w:val="hybridMultilevel"/>
    <w:tmpl w:val="F0082342"/>
    <w:lvl w:ilvl="0" w:tplc="12C2DE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122CE8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900B56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CEAF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20C9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760BC6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8CEA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5AB3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DD868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C411063"/>
    <w:multiLevelType w:val="multilevel"/>
    <w:tmpl w:val="4C68A8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19"/>
  </w:num>
  <w:num w:numId="2">
    <w:abstractNumId w:val="26"/>
  </w:num>
  <w:num w:numId="3">
    <w:abstractNumId w:val="16"/>
  </w:num>
  <w:num w:numId="4">
    <w:abstractNumId w:val="8"/>
  </w:num>
  <w:num w:numId="5">
    <w:abstractNumId w:val="17"/>
  </w:num>
  <w:num w:numId="6">
    <w:abstractNumId w:val="23"/>
  </w:num>
  <w:num w:numId="7">
    <w:abstractNumId w:val="25"/>
  </w:num>
  <w:num w:numId="8">
    <w:abstractNumId w:val="28"/>
  </w:num>
  <w:num w:numId="9">
    <w:abstractNumId w:val="3"/>
  </w:num>
  <w:num w:numId="10">
    <w:abstractNumId w:val="7"/>
  </w:num>
  <w:num w:numId="11">
    <w:abstractNumId w:val="14"/>
  </w:num>
  <w:num w:numId="12">
    <w:abstractNumId w:val="10"/>
  </w:num>
  <w:num w:numId="13">
    <w:abstractNumId w:val="18"/>
  </w:num>
  <w:num w:numId="14">
    <w:abstractNumId w:val="6"/>
  </w:num>
  <w:num w:numId="15">
    <w:abstractNumId w:val="2"/>
  </w:num>
  <w:num w:numId="16">
    <w:abstractNumId w:val="11"/>
  </w:num>
  <w:num w:numId="17">
    <w:abstractNumId w:val="0"/>
  </w:num>
  <w:num w:numId="18">
    <w:abstractNumId w:val="12"/>
  </w:num>
  <w:num w:numId="19">
    <w:abstractNumId w:val="22"/>
  </w:num>
  <w:num w:numId="20">
    <w:abstractNumId w:val="29"/>
  </w:num>
  <w:num w:numId="21">
    <w:abstractNumId w:val="4"/>
  </w:num>
  <w:num w:numId="22">
    <w:abstractNumId w:val="21"/>
  </w:num>
  <w:num w:numId="23">
    <w:abstractNumId w:val="30"/>
  </w:num>
  <w:num w:numId="24">
    <w:abstractNumId w:val="24"/>
  </w:num>
  <w:num w:numId="25">
    <w:abstractNumId w:val="20"/>
  </w:num>
  <w:num w:numId="26">
    <w:abstractNumId w:val="27"/>
  </w:num>
  <w:num w:numId="27">
    <w:abstractNumId w:val="5"/>
  </w:num>
  <w:num w:numId="28">
    <w:abstractNumId w:val="13"/>
  </w:num>
  <w:num w:numId="29">
    <w:abstractNumId w:val="9"/>
  </w:num>
  <w:num w:numId="30">
    <w:abstractNumId w:val="15"/>
  </w:num>
  <w:num w:numId="31">
    <w:abstractNumId w:val="1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atrice Brodeur">
    <w15:presenceInfo w15:providerId="None" w15:userId="Patrice Brodeur"/>
  </w15:person>
  <w15:person w15:author="Patrice Brodeur [2]">
    <w15:presenceInfo w15:providerId="AD" w15:userId="S::patrice.brodeur@claurendeau.qc.ca::101fbf78-c079-4845-a0d2-68f7c24e0ca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420E"/>
    <w:rsid w:val="00000E50"/>
    <w:rsid w:val="00004ACF"/>
    <w:rsid w:val="00007D32"/>
    <w:rsid w:val="00020E87"/>
    <w:rsid w:val="000219CE"/>
    <w:rsid w:val="0002254F"/>
    <w:rsid w:val="000256E5"/>
    <w:rsid w:val="00035A5D"/>
    <w:rsid w:val="00035AC7"/>
    <w:rsid w:val="0003607A"/>
    <w:rsid w:val="000409D7"/>
    <w:rsid w:val="0004533D"/>
    <w:rsid w:val="000453C1"/>
    <w:rsid w:val="000458F1"/>
    <w:rsid w:val="000546C9"/>
    <w:rsid w:val="000552AA"/>
    <w:rsid w:val="00057147"/>
    <w:rsid w:val="0005787A"/>
    <w:rsid w:val="00060C91"/>
    <w:rsid w:val="00065573"/>
    <w:rsid w:val="0007194A"/>
    <w:rsid w:val="00072268"/>
    <w:rsid w:val="00072FC7"/>
    <w:rsid w:val="0008582F"/>
    <w:rsid w:val="000966F9"/>
    <w:rsid w:val="000979CC"/>
    <w:rsid w:val="000A001F"/>
    <w:rsid w:val="000A0878"/>
    <w:rsid w:val="000A19CF"/>
    <w:rsid w:val="000A2339"/>
    <w:rsid w:val="000A6813"/>
    <w:rsid w:val="000A69B6"/>
    <w:rsid w:val="000A706A"/>
    <w:rsid w:val="000B4781"/>
    <w:rsid w:val="000C2084"/>
    <w:rsid w:val="000C2305"/>
    <w:rsid w:val="000C506C"/>
    <w:rsid w:val="000C665C"/>
    <w:rsid w:val="000C6B46"/>
    <w:rsid w:val="000D1C36"/>
    <w:rsid w:val="000E12C6"/>
    <w:rsid w:val="000E2290"/>
    <w:rsid w:val="000E3E54"/>
    <w:rsid w:val="001025E4"/>
    <w:rsid w:val="0010445F"/>
    <w:rsid w:val="001121F2"/>
    <w:rsid w:val="00114FB3"/>
    <w:rsid w:val="00121157"/>
    <w:rsid w:val="00123B00"/>
    <w:rsid w:val="00123E1E"/>
    <w:rsid w:val="0013392D"/>
    <w:rsid w:val="001400EF"/>
    <w:rsid w:val="00145DC4"/>
    <w:rsid w:val="00146CEC"/>
    <w:rsid w:val="00154BE0"/>
    <w:rsid w:val="0015794C"/>
    <w:rsid w:val="00160379"/>
    <w:rsid w:val="0016107C"/>
    <w:rsid w:val="00161C65"/>
    <w:rsid w:val="00161F8D"/>
    <w:rsid w:val="00162BCC"/>
    <w:rsid w:val="00171DA9"/>
    <w:rsid w:val="001761FE"/>
    <w:rsid w:val="0017661E"/>
    <w:rsid w:val="00185FAB"/>
    <w:rsid w:val="00187D36"/>
    <w:rsid w:val="00191240"/>
    <w:rsid w:val="00195EF4"/>
    <w:rsid w:val="001A162C"/>
    <w:rsid w:val="001A689C"/>
    <w:rsid w:val="001B0ABC"/>
    <w:rsid w:val="001B2A8F"/>
    <w:rsid w:val="001B50FD"/>
    <w:rsid w:val="001C1214"/>
    <w:rsid w:val="001C1948"/>
    <w:rsid w:val="001C2ACF"/>
    <w:rsid w:val="001C71FD"/>
    <w:rsid w:val="001D6786"/>
    <w:rsid w:val="001D7A29"/>
    <w:rsid w:val="001E0A1C"/>
    <w:rsid w:val="001E756F"/>
    <w:rsid w:val="001F0B48"/>
    <w:rsid w:val="001F322D"/>
    <w:rsid w:val="001F3820"/>
    <w:rsid w:val="001F420E"/>
    <w:rsid w:val="001F44D3"/>
    <w:rsid w:val="001F6EC7"/>
    <w:rsid w:val="002004F8"/>
    <w:rsid w:val="0020259D"/>
    <w:rsid w:val="0020586D"/>
    <w:rsid w:val="00206134"/>
    <w:rsid w:val="00210C7E"/>
    <w:rsid w:val="00210F6C"/>
    <w:rsid w:val="00212614"/>
    <w:rsid w:val="00216A13"/>
    <w:rsid w:val="00220BA9"/>
    <w:rsid w:val="00223FCA"/>
    <w:rsid w:val="00234D82"/>
    <w:rsid w:val="0023577D"/>
    <w:rsid w:val="0023630D"/>
    <w:rsid w:val="00242309"/>
    <w:rsid w:val="00246CC1"/>
    <w:rsid w:val="00252032"/>
    <w:rsid w:val="0025776B"/>
    <w:rsid w:val="00257CC3"/>
    <w:rsid w:val="00262670"/>
    <w:rsid w:val="0027166E"/>
    <w:rsid w:val="00276986"/>
    <w:rsid w:val="00282B95"/>
    <w:rsid w:val="00284AD0"/>
    <w:rsid w:val="00296126"/>
    <w:rsid w:val="00296880"/>
    <w:rsid w:val="002A105F"/>
    <w:rsid w:val="002A58F1"/>
    <w:rsid w:val="002A5B7D"/>
    <w:rsid w:val="002B29E6"/>
    <w:rsid w:val="002C0818"/>
    <w:rsid w:val="002C29D9"/>
    <w:rsid w:val="002C33E2"/>
    <w:rsid w:val="002C3936"/>
    <w:rsid w:val="002C39F8"/>
    <w:rsid w:val="002C4AF0"/>
    <w:rsid w:val="002C5266"/>
    <w:rsid w:val="002D0CE4"/>
    <w:rsid w:val="002D0FD1"/>
    <w:rsid w:val="002D7C2A"/>
    <w:rsid w:val="002E28A5"/>
    <w:rsid w:val="002E2F52"/>
    <w:rsid w:val="002E6EFB"/>
    <w:rsid w:val="002E720C"/>
    <w:rsid w:val="002F3F9E"/>
    <w:rsid w:val="002F7BED"/>
    <w:rsid w:val="003007BC"/>
    <w:rsid w:val="00301711"/>
    <w:rsid w:val="0030294E"/>
    <w:rsid w:val="00306D5C"/>
    <w:rsid w:val="003072A3"/>
    <w:rsid w:val="00310E16"/>
    <w:rsid w:val="00312918"/>
    <w:rsid w:val="00312AD6"/>
    <w:rsid w:val="0031317F"/>
    <w:rsid w:val="0031730A"/>
    <w:rsid w:val="00317E9B"/>
    <w:rsid w:val="00317EC5"/>
    <w:rsid w:val="00326178"/>
    <w:rsid w:val="00327308"/>
    <w:rsid w:val="00335F7F"/>
    <w:rsid w:val="00351FA8"/>
    <w:rsid w:val="00352978"/>
    <w:rsid w:val="00353B75"/>
    <w:rsid w:val="00354F80"/>
    <w:rsid w:val="00354FE8"/>
    <w:rsid w:val="00361380"/>
    <w:rsid w:val="00375A7B"/>
    <w:rsid w:val="00377E3C"/>
    <w:rsid w:val="003878C9"/>
    <w:rsid w:val="003A0324"/>
    <w:rsid w:val="003A5CDD"/>
    <w:rsid w:val="003A63FB"/>
    <w:rsid w:val="003A7BA3"/>
    <w:rsid w:val="003B2FF3"/>
    <w:rsid w:val="003B4B20"/>
    <w:rsid w:val="003C1CB9"/>
    <w:rsid w:val="003C3188"/>
    <w:rsid w:val="003D0F89"/>
    <w:rsid w:val="003D55CB"/>
    <w:rsid w:val="003D705E"/>
    <w:rsid w:val="003D71DB"/>
    <w:rsid w:val="003E626A"/>
    <w:rsid w:val="003F74E8"/>
    <w:rsid w:val="00401306"/>
    <w:rsid w:val="00401B9A"/>
    <w:rsid w:val="004066D7"/>
    <w:rsid w:val="00411B08"/>
    <w:rsid w:val="004133EB"/>
    <w:rsid w:val="0041423E"/>
    <w:rsid w:val="0041750E"/>
    <w:rsid w:val="004202DF"/>
    <w:rsid w:val="00426685"/>
    <w:rsid w:val="00430200"/>
    <w:rsid w:val="004345E9"/>
    <w:rsid w:val="00435E76"/>
    <w:rsid w:val="0044336B"/>
    <w:rsid w:val="00446DC3"/>
    <w:rsid w:val="00457DD8"/>
    <w:rsid w:val="00460F11"/>
    <w:rsid w:val="00464BC1"/>
    <w:rsid w:val="0046517F"/>
    <w:rsid w:val="00465C58"/>
    <w:rsid w:val="00470551"/>
    <w:rsid w:val="00472B62"/>
    <w:rsid w:val="0048744C"/>
    <w:rsid w:val="0049189B"/>
    <w:rsid w:val="004A0A36"/>
    <w:rsid w:val="004B0818"/>
    <w:rsid w:val="004B2EBF"/>
    <w:rsid w:val="004B42A6"/>
    <w:rsid w:val="004C3237"/>
    <w:rsid w:val="004D65CE"/>
    <w:rsid w:val="004E0124"/>
    <w:rsid w:val="004E6B3A"/>
    <w:rsid w:val="004F1396"/>
    <w:rsid w:val="004F6063"/>
    <w:rsid w:val="004F6759"/>
    <w:rsid w:val="004F68D8"/>
    <w:rsid w:val="00501C85"/>
    <w:rsid w:val="005049A1"/>
    <w:rsid w:val="00504B54"/>
    <w:rsid w:val="0050600B"/>
    <w:rsid w:val="00506484"/>
    <w:rsid w:val="00511B5B"/>
    <w:rsid w:val="00517A97"/>
    <w:rsid w:val="00517D66"/>
    <w:rsid w:val="0052629F"/>
    <w:rsid w:val="00536910"/>
    <w:rsid w:val="00541CA8"/>
    <w:rsid w:val="0054306B"/>
    <w:rsid w:val="00544B58"/>
    <w:rsid w:val="00550729"/>
    <w:rsid w:val="00553013"/>
    <w:rsid w:val="00554505"/>
    <w:rsid w:val="00562F1B"/>
    <w:rsid w:val="00567140"/>
    <w:rsid w:val="00571823"/>
    <w:rsid w:val="00583EE4"/>
    <w:rsid w:val="00593A89"/>
    <w:rsid w:val="00594F41"/>
    <w:rsid w:val="005952AF"/>
    <w:rsid w:val="005A1337"/>
    <w:rsid w:val="005A1F0A"/>
    <w:rsid w:val="005B05EF"/>
    <w:rsid w:val="005B14DF"/>
    <w:rsid w:val="005B1DC2"/>
    <w:rsid w:val="005B267B"/>
    <w:rsid w:val="005B3C45"/>
    <w:rsid w:val="005B5523"/>
    <w:rsid w:val="005B5E17"/>
    <w:rsid w:val="005B74D1"/>
    <w:rsid w:val="005C245C"/>
    <w:rsid w:val="005D6618"/>
    <w:rsid w:val="005D6DF1"/>
    <w:rsid w:val="005E0AF0"/>
    <w:rsid w:val="005E1DE3"/>
    <w:rsid w:val="005E70F5"/>
    <w:rsid w:val="005E7871"/>
    <w:rsid w:val="005E7E20"/>
    <w:rsid w:val="005F49B9"/>
    <w:rsid w:val="005F7D4D"/>
    <w:rsid w:val="00600E6A"/>
    <w:rsid w:val="00601CFF"/>
    <w:rsid w:val="006028D2"/>
    <w:rsid w:val="00611374"/>
    <w:rsid w:val="006169E5"/>
    <w:rsid w:val="006311B6"/>
    <w:rsid w:val="00633B5E"/>
    <w:rsid w:val="0065138D"/>
    <w:rsid w:val="00652E53"/>
    <w:rsid w:val="00655CFC"/>
    <w:rsid w:val="006631C3"/>
    <w:rsid w:val="00664516"/>
    <w:rsid w:val="00665079"/>
    <w:rsid w:val="006650A2"/>
    <w:rsid w:val="00666C98"/>
    <w:rsid w:val="0067266E"/>
    <w:rsid w:val="00673B70"/>
    <w:rsid w:val="00676B5C"/>
    <w:rsid w:val="00681DBF"/>
    <w:rsid w:val="00686344"/>
    <w:rsid w:val="00691652"/>
    <w:rsid w:val="0069392E"/>
    <w:rsid w:val="00694E4C"/>
    <w:rsid w:val="006950CB"/>
    <w:rsid w:val="006A183B"/>
    <w:rsid w:val="006A2856"/>
    <w:rsid w:val="006A3854"/>
    <w:rsid w:val="006A4650"/>
    <w:rsid w:val="006A57EC"/>
    <w:rsid w:val="006A7EB2"/>
    <w:rsid w:val="006B41AD"/>
    <w:rsid w:val="006B726A"/>
    <w:rsid w:val="006C1535"/>
    <w:rsid w:val="006C31F5"/>
    <w:rsid w:val="006C7712"/>
    <w:rsid w:val="006C7C52"/>
    <w:rsid w:val="006D24DC"/>
    <w:rsid w:val="006D325D"/>
    <w:rsid w:val="006D420E"/>
    <w:rsid w:val="006D64FE"/>
    <w:rsid w:val="006E1A77"/>
    <w:rsid w:val="006E2851"/>
    <w:rsid w:val="006E3AAC"/>
    <w:rsid w:val="006E5E16"/>
    <w:rsid w:val="006F6935"/>
    <w:rsid w:val="00704262"/>
    <w:rsid w:val="00707D28"/>
    <w:rsid w:val="007104F1"/>
    <w:rsid w:val="00712460"/>
    <w:rsid w:val="00716FED"/>
    <w:rsid w:val="00717A53"/>
    <w:rsid w:val="00722245"/>
    <w:rsid w:val="00724844"/>
    <w:rsid w:val="00727B4F"/>
    <w:rsid w:val="00730C3F"/>
    <w:rsid w:val="00730D43"/>
    <w:rsid w:val="00733111"/>
    <w:rsid w:val="007338B0"/>
    <w:rsid w:val="00733B78"/>
    <w:rsid w:val="00733E7E"/>
    <w:rsid w:val="00733E92"/>
    <w:rsid w:val="00736662"/>
    <w:rsid w:val="00737A50"/>
    <w:rsid w:val="00744BB3"/>
    <w:rsid w:val="00747508"/>
    <w:rsid w:val="0075563F"/>
    <w:rsid w:val="0076028D"/>
    <w:rsid w:val="00782A61"/>
    <w:rsid w:val="007846EA"/>
    <w:rsid w:val="00786003"/>
    <w:rsid w:val="007875DF"/>
    <w:rsid w:val="00790317"/>
    <w:rsid w:val="00796799"/>
    <w:rsid w:val="007A3F19"/>
    <w:rsid w:val="007B5DF6"/>
    <w:rsid w:val="007C24AA"/>
    <w:rsid w:val="007D52A4"/>
    <w:rsid w:val="007E24EE"/>
    <w:rsid w:val="007E3DF3"/>
    <w:rsid w:val="007E6316"/>
    <w:rsid w:val="007E793B"/>
    <w:rsid w:val="007E7FC6"/>
    <w:rsid w:val="007F0E6B"/>
    <w:rsid w:val="007F225A"/>
    <w:rsid w:val="007F4A43"/>
    <w:rsid w:val="007F57F1"/>
    <w:rsid w:val="007F7789"/>
    <w:rsid w:val="008101C5"/>
    <w:rsid w:val="008109DA"/>
    <w:rsid w:val="00816657"/>
    <w:rsid w:val="00821C83"/>
    <w:rsid w:val="00827926"/>
    <w:rsid w:val="00827DB5"/>
    <w:rsid w:val="008335C8"/>
    <w:rsid w:val="00842E4A"/>
    <w:rsid w:val="008430F6"/>
    <w:rsid w:val="0084541A"/>
    <w:rsid w:val="00850973"/>
    <w:rsid w:val="00850A5B"/>
    <w:rsid w:val="008519BB"/>
    <w:rsid w:val="00857A6D"/>
    <w:rsid w:val="0086267B"/>
    <w:rsid w:val="0086380C"/>
    <w:rsid w:val="00867031"/>
    <w:rsid w:val="00870E32"/>
    <w:rsid w:val="00875F67"/>
    <w:rsid w:val="0088054D"/>
    <w:rsid w:val="00882D04"/>
    <w:rsid w:val="00885582"/>
    <w:rsid w:val="00890999"/>
    <w:rsid w:val="008A4875"/>
    <w:rsid w:val="008B1BF0"/>
    <w:rsid w:val="008B304C"/>
    <w:rsid w:val="008C041E"/>
    <w:rsid w:val="008C2372"/>
    <w:rsid w:val="008C48DF"/>
    <w:rsid w:val="008C4C4D"/>
    <w:rsid w:val="008D14D9"/>
    <w:rsid w:val="008D3175"/>
    <w:rsid w:val="008D46EA"/>
    <w:rsid w:val="008D5EA1"/>
    <w:rsid w:val="008D6AFF"/>
    <w:rsid w:val="008E7B57"/>
    <w:rsid w:val="008F0A15"/>
    <w:rsid w:val="008F22BC"/>
    <w:rsid w:val="008F2BFF"/>
    <w:rsid w:val="008F612B"/>
    <w:rsid w:val="0090102D"/>
    <w:rsid w:val="00901E5C"/>
    <w:rsid w:val="009021CC"/>
    <w:rsid w:val="00903338"/>
    <w:rsid w:val="009035FF"/>
    <w:rsid w:val="009065C5"/>
    <w:rsid w:val="00907791"/>
    <w:rsid w:val="00911EAA"/>
    <w:rsid w:val="00915387"/>
    <w:rsid w:val="00915CEA"/>
    <w:rsid w:val="009165CD"/>
    <w:rsid w:val="00916BA3"/>
    <w:rsid w:val="009176F1"/>
    <w:rsid w:val="00917B0A"/>
    <w:rsid w:val="00921A2A"/>
    <w:rsid w:val="00922E5D"/>
    <w:rsid w:val="00924B41"/>
    <w:rsid w:val="009329F8"/>
    <w:rsid w:val="00947587"/>
    <w:rsid w:val="00950DA4"/>
    <w:rsid w:val="009518D5"/>
    <w:rsid w:val="00957FBE"/>
    <w:rsid w:val="009622FA"/>
    <w:rsid w:val="00963298"/>
    <w:rsid w:val="009633F7"/>
    <w:rsid w:val="00970B85"/>
    <w:rsid w:val="009726D9"/>
    <w:rsid w:val="00973000"/>
    <w:rsid w:val="00987605"/>
    <w:rsid w:val="00990134"/>
    <w:rsid w:val="00990700"/>
    <w:rsid w:val="0099152D"/>
    <w:rsid w:val="00992DD4"/>
    <w:rsid w:val="0099429A"/>
    <w:rsid w:val="009970E3"/>
    <w:rsid w:val="009A0480"/>
    <w:rsid w:val="009A3C4D"/>
    <w:rsid w:val="009A5CFA"/>
    <w:rsid w:val="009A7407"/>
    <w:rsid w:val="009C10BC"/>
    <w:rsid w:val="009C12F8"/>
    <w:rsid w:val="009C1934"/>
    <w:rsid w:val="009C35CB"/>
    <w:rsid w:val="009C388E"/>
    <w:rsid w:val="009C4CF5"/>
    <w:rsid w:val="009C5F7E"/>
    <w:rsid w:val="009D1547"/>
    <w:rsid w:val="009D181F"/>
    <w:rsid w:val="009D2625"/>
    <w:rsid w:val="009D3859"/>
    <w:rsid w:val="009D497A"/>
    <w:rsid w:val="009D5F99"/>
    <w:rsid w:val="009E19D1"/>
    <w:rsid w:val="009E2202"/>
    <w:rsid w:val="009F2636"/>
    <w:rsid w:val="009F4612"/>
    <w:rsid w:val="009F52FC"/>
    <w:rsid w:val="009F58F0"/>
    <w:rsid w:val="009F7BAC"/>
    <w:rsid w:val="00A038DD"/>
    <w:rsid w:val="00A03BE9"/>
    <w:rsid w:val="00A04698"/>
    <w:rsid w:val="00A0547D"/>
    <w:rsid w:val="00A06106"/>
    <w:rsid w:val="00A06EB7"/>
    <w:rsid w:val="00A16992"/>
    <w:rsid w:val="00A20718"/>
    <w:rsid w:val="00A253F5"/>
    <w:rsid w:val="00A25F55"/>
    <w:rsid w:val="00A2731D"/>
    <w:rsid w:val="00A318A5"/>
    <w:rsid w:val="00A322C2"/>
    <w:rsid w:val="00A32A78"/>
    <w:rsid w:val="00A377E5"/>
    <w:rsid w:val="00A37F90"/>
    <w:rsid w:val="00A40092"/>
    <w:rsid w:val="00A4084B"/>
    <w:rsid w:val="00A432BB"/>
    <w:rsid w:val="00A53EF5"/>
    <w:rsid w:val="00A5562D"/>
    <w:rsid w:val="00A5787F"/>
    <w:rsid w:val="00A57916"/>
    <w:rsid w:val="00A6393F"/>
    <w:rsid w:val="00A65FDA"/>
    <w:rsid w:val="00A66D9C"/>
    <w:rsid w:val="00A86266"/>
    <w:rsid w:val="00A93B00"/>
    <w:rsid w:val="00AA0192"/>
    <w:rsid w:val="00AA1117"/>
    <w:rsid w:val="00AA5A39"/>
    <w:rsid w:val="00AB0856"/>
    <w:rsid w:val="00AB2E4D"/>
    <w:rsid w:val="00AB342F"/>
    <w:rsid w:val="00AC2F2C"/>
    <w:rsid w:val="00AC3D29"/>
    <w:rsid w:val="00AC4AC1"/>
    <w:rsid w:val="00AC521C"/>
    <w:rsid w:val="00AC6A16"/>
    <w:rsid w:val="00AD03A1"/>
    <w:rsid w:val="00AD2EE5"/>
    <w:rsid w:val="00AD3C12"/>
    <w:rsid w:val="00AE0F9A"/>
    <w:rsid w:val="00AE3512"/>
    <w:rsid w:val="00AE5AA8"/>
    <w:rsid w:val="00AF2070"/>
    <w:rsid w:val="00AF5C4F"/>
    <w:rsid w:val="00B040D8"/>
    <w:rsid w:val="00B05336"/>
    <w:rsid w:val="00B053E7"/>
    <w:rsid w:val="00B06789"/>
    <w:rsid w:val="00B220E0"/>
    <w:rsid w:val="00B24CB3"/>
    <w:rsid w:val="00B25812"/>
    <w:rsid w:val="00B27C08"/>
    <w:rsid w:val="00B3420E"/>
    <w:rsid w:val="00B3469E"/>
    <w:rsid w:val="00B37DF7"/>
    <w:rsid w:val="00B433BC"/>
    <w:rsid w:val="00B446E3"/>
    <w:rsid w:val="00B462D7"/>
    <w:rsid w:val="00B52CAF"/>
    <w:rsid w:val="00B549AB"/>
    <w:rsid w:val="00B573D9"/>
    <w:rsid w:val="00B57E0B"/>
    <w:rsid w:val="00B61F9E"/>
    <w:rsid w:val="00B6456F"/>
    <w:rsid w:val="00B64D77"/>
    <w:rsid w:val="00B66AED"/>
    <w:rsid w:val="00B66B0B"/>
    <w:rsid w:val="00B70244"/>
    <w:rsid w:val="00B71AF3"/>
    <w:rsid w:val="00B71E90"/>
    <w:rsid w:val="00B766F7"/>
    <w:rsid w:val="00B77B68"/>
    <w:rsid w:val="00B83130"/>
    <w:rsid w:val="00B84F70"/>
    <w:rsid w:val="00B86D65"/>
    <w:rsid w:val="00B87AEC"/>
    <w:rsid w:val="00B912E3"/>
    <w:rsid w:val="00B923C9"/>
    <w:rsid w:val="00BA3ECF"/>
    <w:rsid w:val="00BA4681"/>
    <w:rsid w:val="00BA4CB9"/>
    <w:rsid w:val="00BB71E7"/>
    <w:rsid w:val="00BD187E"/>
    <w:rsid w:val="00BD5855"/>
    <w:rsid w:val="00BD72FE"/>
    <w:rsid w:val="00BE040F"/>
    <w:rsid w:val="00BE187C"/>
    <w:rsid w:val="00BE2D54"/>
    <w:rsid w:val="00BE67DC"/>
    <w:rsid w:val="00BE6F58"/>
    <w:rsid w:val="00C0711F"/>
    <w:rsid w:val="00C07C1A"/>
    <w:rsid w:val="00C10A93"/>
    <w:rsid w:val="00C12663"/>
    <w:rsid w:val="00C136FC"/>
    <w:rsid w:val="00C1781C"/>
    <w:rsid w:val="00C213A7"/>
    <w:rsid w:val="00C21983"/>
    <w:rsid w:val="00C22051"/>
    <w:rsid w:val="00C224E4"/>
    <w:rsid w:val="00C24E6F"/>
    <w:rsid w:val="00C260AD"/>
    <w:rsid w:val="00C27FA6"/>
    <w:rsid w:val="00C27FEA"/>
    <w:rsid w:val="00C3286F"/>
    <w:rsid w:val="00C35F92"/>
    <w:rsid w:val="00C410C8"/>
    <w:rsid w:val="00C41727"/>
    <w:rsid w:val="00C41E8D"/>
    <w:rsid w:val="00C518B0"/>
    <w:rsid w:val="00C51942"/>
    <w:rsid w:val="00C5695F"/>
    <w:rsid w:val="00C57321"/>
    <w:rsid w:val="00C62A58"/>
    <w:rsid w:val="00C67045"/>
    <w:rsid w:val="00C71BEF"/>
    <w:rsid w:val="00C73F61"/>
    <w:rsid w:val="00C768A5"/>
    <w:rsid w:val="00C8039B"/>
    <w:rsid w:val="00C81949"/>
    <w:rsid w:val="00C84152"/>
    <w:rsid w:val="00C85EA7"/>
    <w:rsid w:val="00C875CD"/>
    <w:rsid w:val="00C875DC"/>
    <w:rsid w:val="00C8776A"/>
    <w:rsid w:val="00C92623"/>
    <w:rsid w:val="00C92736"/>
    <w:rsid w:val="00C96A95"/>
    <w:rsid w:val="00CA076F"/>
    <w:rsid w:val="00CA09F1"/>
    <w:rsid w:val="00CA2456"/>
    <w:rsid w:val="00CB1898"/>
    <w:rsid w:val="00CB24AE"/>
    <w:rsid w:val="00CC454A"/>
    <w:rsid w:val="00CC5B6E"/>
    <w:rsid w:val="00CD65EB"/>
    <w:rsid w:val="00CE1D75"/>
    <w:rsid w:val="00CE4C39"/>
    <w:rsid w:val="00CF035B"/>
    <w:rsid w:val="00D008A1"/>
    <w:rsid w:val="00D01841"/>
    <w:rsid w:val="00D15207"/>
    <w:rsid w:val="00D26635"/>
    <w:rsid w:val="00D34265"/>
    <w:rsid w:val="00D34665"/>
    <w:rsid w:val="00D34DBC"/>
    <w:rsid w:val="00D41722"/>
    <w:rsid w:val="00D42E67"/>
    <w:rsid w:val="00D6009B"/>
    <w:rsid w:val="00D615A6"/>
    <w:rsid w:val="00D615E1"/>
    <w:rsid w:val="00D616DC"/>
    <w:rsid w:val="00D6721F"/>
    <w:rsid w:val="00D67334"/>
    <w:rsid w:val="00D74CE7"/>
    <w:rsid w:val="00D773F9"/>
    <w:rsid w:val="00D82DA8"/>
    <w:rsid w:val="00D85370"/>
    <w:rsid w:val="00D861AC"/>
    <w:rsid w:val="00D86E47"/>
    <w:rsid w:val="00D91C71"/>
    <w:rsid w:val="00D9221B"/>
    <w:rsid w:val="00D94179"/>
    <w:rsid w:val="00D96369"/>
    <w:rsid w:val="00DA66D1"/>
    <w:rsid w:val="00DB0E47"/>
    <w:rsid w:val="00DB1FA6"/>
    <w:rsid w:val="00DB227E"/>
    <w:rsid w:val="00DB31BB"/>
    <w:rsid w:val="00DB65E5"/>
    <w:rsid w:val="00DC3991"/>
    <w:rsid w:val="00DC5F86"/>
    <w:rsid w:val="00DD04DE"/>
    <w:rsid w:val="00DD3A55"/>
    <w:rsid w:val="00DD67B3"/>
    <w:rsid w:val="00DE2318"/>
    <w:rsid w:val="00DE4E72"/>
    <w:rsid w:val="00DF04F2"/>
    <w:rsid w:val="00DF118F"/>
    <w:rsid w:val="00DF1A70"/>
    <w:rsid w:val="00DF266C"/>
    <w:rsid w:val="00DF2CF1"/>
    <w:rsid w:val="00DF3865"/>
    <w:rsid w:val="00DF5CBD"/>
    <w:rsid w:val="00DF5DCC"/>
    <w:rsid w:val="00E14F23"/>
    <w:rsid w:val="00E1743C"/>
    <w:rsid w:val="00E27377"/>
    <w:rsid w:val="00E310B9"/>
    <w:rsid w:val="00E32520"/>
    <w:rsid w:val="00E378CF"/>
    <w:rsid w:val="00E41F32"/>
    <w:rsid w:val="00E44630"/>
    <w:rsid w:val="00E4495F"/>
    <w:rsid w:val="00E460DE"/>
    <w:rsid w:val="00E62C5F"/>
    <w:rsid w:val="00E65672"/>
    <w:rsid w:val="00E66823"/>
    <w:rsid w:val="00E81743"/>
    <w:rsid w:val="00E837A1"/>
    <w:rsid w:val="00E85018"/>
    <w:rsid w:val="00E8657C"/>
    <w:rsid w:val="00E86D02"/>
    <w:rsid w:val="00E91117"/>
    <w:rsid w:val="00E91FF3"/>
    <w:rsid w:val="00E97734"/>
    <w:rsid w:val="00EA470B"/>
    <w:rsid w:val="00EB078C"/>
    <w:rsid w:val="00EB1B07"/>
    <w:rsid w:val="00EB3140"/>
    <w:rsid w:val="00EB7B4E"/>
    <w:rsid w:val="00EC2D4E"/>
    <w:rsid w:val="00ED14B7"/>
    <w:rsid w:val="00ED2322"/>
    <w:rsid w:val="00ED3184"/>
    <w:rsid w:val="00ED32A4"/>
    <w:rsid w:val="00ED33A2"/>
    <w:rsid w:val="00ED4008"/>
    <w:rsid w:val="00ED6C33"/>
    <w:rsid w:val="00EE0AA1"/>
    <w:rsid w:val="00EE1B32"/>
    <w:rsid w:val="00EE24AE"/>
    <w:rsid w:val="00EF1AB4"/>
    <w:rsid w:val="00F00D2B"/>
    <w:rsid w:val="00F0588E"/>
    <w:rsid w:val="00F06B7A"/>
    <w:rsid w:val="00F1014C"/>
    <w:rsid w:val="00F15974"/>
    <w:rsid w:val="00F227F7"/>
    <w:rsid w:val="00F27009"/>
    <w:rsid w:val="00F33703"/>
    <w:rsid w:val="00F34B8D"/>
    <w:rsid w:val="00F35452"/>
    <w:rsid w:val="00F4109A"/>
    <w:rsid w:val="00F46B98"/>
    <w:rsid w:val="00F47319"/>
    <w:rsid w:val="00F5186A"/>
    <w:rsid w:val="00F54F37"/>
    <w:rsid w:val="00F62B2F"/>
    <w:rsid w:val="00F6369D"/>
    <w:rsid w:val="00F66441"/>
    <w:rsid w:val="00F70E2C"/>
    <w:rsid w:val="00F72A26"/>
    <w:rsid w:val="00F73D78"/>
    <w:rsid w:val="00F83B58"/>
    <w:rsid w:val="00F86687"/>
    <w:rsid w:val="00F90FAC"/>
    <w:rsid w:val="00F96B50"/>
    <w:rsid w:val="00FA0014"/>
    <w:rsid w:val="00FA0992"/>
    <w:rsid w:val="00FA0A78"/>
    <w:rsid w:val="00FA0CD5"/>
    <w:rsid w:val="00FA0D26"/>
    <w:rsid w:val="00FA1B57"/>
    <w:rsid w:val="00FA6DD2"/>
    <w:rsid w:val="00FB03D9"/>
    <w:rsid w:val="00FC0333"/>
    <w:rsid w:val="00FC145E"/>
    <w:rsid w:val="00FC3245"/>
    <w:rsid w:val="00FC59A0"/>
    <w:rsid w:val="00FC5A7B"/>
    <w:rsid w:val="00FD11FD"/>
    <w:rsid w:val="00FD2038"/>
    <w:rsid w:val="00FD3232"/>
    <w:rsid w:val="00FD3CE8"/>
    <w:rsid w:val="00FE2B24"/>
    <w:rsid w:val="00FE4A2C"/>
    <w:rsid w:val="00FF069A"/>
    <w:rsid w:val="00FF33E9"/>
    <w:rsid w:val="1EE58B17"/>
    <w:rsid w:val="29AA8FED"/>
    <w:rsid w:val="30635213"/>
    <w:rsid w:val="6C90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F1B4707"/>
  <w15:docId w15:val="{FB135428-16CB-414A-A7BA-259E4C6A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Univers" w:hAnsi="Univers"/>
      <w:sz w:val="24"/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right" w:pos="9180"/>
      </w:tabs>
      <w:outlineLvl w:val="0"/>
    </w:pPr>
    <w:rPr>
      <w:b/>
      <w:sz w:val="32"/>
    </w:rPr>
  </w:style>
  <w:style w:type="paragraph" w:styleId="Titre2">
    <w:name w:val="heading 2"/>
    <w:basedOn w:val="Normal"/>
    <w:next w:val="Normal"/>
    <w:qFormat/>
    <w:pPr>
      <w:keepNext/>
      <w:tabs>
        <w:tab w:val="right" w:pos="9180"/>
      </w:tabs>
      <w:outlineLvl w:val="1"/>
    </w:pPr>
    <w:rPr>
      <w:b/>
      <w:bCs/>
    </w:rPr>
  </w:style>
  <w:style w:type="paragraph" w:styleId="Titre3">
    <w:name w:val="heading 3"/>
    <w:basedOn w:val="Normal"/>
    <w:next w:val="Normal"/>
    <w:qFormat/>
    <w:pPr>
      <w:keepNext/>
      <w:tabs>
        <w:tab w:val="right" w:pos="9180"/>
      </w:tabs>
      <w:outlineLvl w:val="2"/>
    </w:pPr>
    <w:rPr>
      <w:b/>
      <w:bCs/>
      <w:sz w:val="20"/>
    </w:rPr>
  </w:style>
  <w:style w:type="paragraph" w:styleId="Titre4">
    <w:name w:val="heading 4"/>
    <w:basedOn w:val="Normal"/>
    <w:next w:val="Normal"/>
    <w:qFormat/>
    <w:pPr>
      <w:keepNext/>
      <w:tabs>
        <w:tab w:val="right" w:pos="9180"/>
      </w:tabs>
      <w:jc w:val="center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  <w:rPr>
      <w:vertAlign w:val="superscript"/>
    </w:rPr>
  </w:style>
  <w:style w:type="character" w:styleId="Numrodepage">
    <w:name w:val="page number"/>
    <w:basedOn w:val="Policepardfaut"/>
  </w:style>
  <w:style w:type="paragraph" w:styleId="Notedebasdepage">
    <w:name w:val="footnote text"/>
    <w:basedOn w:val="Normal"/>
    <w:semiHidden/>
    <w:rPr>
      <w:sz w:val="20"/>
    </w:rPr>
  </w:style>
  <w:style w:type="paragraph" w:styleId="Pieddepage">
    <w:name w:val="footer"/>
    <w:basedOn w:val="Normal"/>
    <w:pPr>
      <w:tabs>
        <w:tab w:val="center" w:pos="4703"/>
        <w:tab w:val="right" w:pos="9406"/>
      </w:tabs>
    </w:pPr>
  </w:style>
  <w:style w:type="paragraph" w:styleId="Corpsdetexte">
    <w:name w:val="Body Text"/>
    <w:basedOn w:val="Normal"/>
    <w:pPr>
      <w:tabs>
        <w:tab w:val="right" w:pos="9180"/>
      </w:tabs>
    </w:pPr>
    <w:rPr>
      <w:b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  <w:rPr>
      <w:sz w:val="22"/>
    </w:rPr>
  </w:style>
  <w:style w:type="paragraph" w:styleId="Titre">
    <w:name w:val="Title"/>
    <w:basedOn w:val="Normal"/>
    <w:qFormat/>
    <w:pPr>
      <w:jc w:val="center"/>
    </w:pPr>
    <w:rPr>
      <w:b/>
      <w:sz w:val="40"/>
    </w:rPr>
  </w:style>
  <w:style w:type="paragraph" w:styleId="Corpsdetexte2">
    <w:name w:val="Body Text 2"/>
    <w:basedOn w:val="Normal"/>
    <w:pPr>
      <w:tabs>
        <w:tab w:val="right" w:pos="9180"/>
      </w:tabs>
    </w:pPr>
    <w:rPr>
      <w:sz w:val="20"/>
    </w:rPr>
  </w:style>
  <w:style w:type="paragraph" w:styleId="Listenumros5">
    <w:name w:val="List Number 5"/>
    <w:basedOn w:val="Normal"/>
    <w:pPr>
      <w:numPr>
        <w:ilvl w:val="1"/>
        <w:numId w:val="3"/>
      </w:numPr>
    </w:pPr>
  </w:style>
  <w:style w:type="paragraph" w:styleId="Corpsdetexte3">
    <w:name w:val="Body Text 3"/>
    <w:basedOn w:val="Normal"/>
    <w:pPr>
      <w:autoSpaceDE w:val="0"/>
      <w:autoSpaceDN w:val="0"/>
      <w:adjustRightInd w:val="0"/>
    </w:pPr>
    <w:rPr>
      <w:rFonts w:ascii="Arial" w:hAnsi="Arial" w:cs="Arial"/>
      <w:lang w:val="fr-FR"/>
    </w:rPr>
  </w:style>
  <w:style w:type="paragraph" w:styleId="Retraitcorpsdetexte">
    <w:name w:val="Body Text Indent"/>
    <w:basedOn w:val="Normal"/>
    <w:pPr>
      <w:tabs>
        <w:tab w:val="left" w:pos="2340"/>
        <w:tab w:val="left" w:pos="2700"/>
        <w:tab w:val="right" w:pos="9180"/>
      </w:tabs>
      <w:ind w:left="2707" w:hanging="2347"/>
    </w:pPr>
  </w:style>
  <w:style w:type="paragraph" w:styleId="Normalcentr">
    <w:name w:val="Block Text"/>
    <w:basedOn w:val="Normal"/>
    <w:pPr>
      <w:ind w:left="740" w:right="560"/>
    </w:pPr>
  </w:style>
  <w:style w:type="character" w:styleId="Marquedecommentaire">
    <w:name w:val="annotation reference"/>
    <w:uiPriority w:val="99"/>
    <w:semiHidden/>
    <w:unhideWhenUsed/>
    <w:rsid w:val="0099152D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99152D"/>
    <w:rPr>
      <w:sz w:val="20"/>
    </w:rPr>
  </w:style>
  <w:style w:type="character" w:customStyle="1" w:styleId="CommentaireCar">
    <w:name w:val="Commentaire Car"/>
    <w:link w:val="Commentaire"/>
    <w:rsid w:val="0099152D"/>
    <w:rPr>
      <w:rFonts w:ascii="Univers" w:hAnsi="Univers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9152D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99152D"/>
    <w:rPr>
      <w:rFonts w:ascii="Univers" w:hAnsi="Univers"/>
      <w:b/>
      <w:bCs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152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9152D"/>
    <w:rPr>
      <w:rFonts w:ascii="Tahom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DC5F86"/>
    <w:pPr>
      <w:ind w:left="708"/>
    </w:pPr>
  </w:style>
  <w:style w:type="character" w:styleId="Lienhypertexte">
    <w:name w:val="Hyperlink"/>
    <w:basedOn w:val="Policepardfaut"/>
    <w:uiPriority w:val="99"/>
    <w:unhideWhenUsed/>
    <w:rsid w:val="00D773F9"/>
    <w:rPr>
      <w:color w:val="0000FF" w:themeColor="hyperlink"/>
      <w:u w:val="single"/>
    </w:rPr>
  </w:style>
  <w:style w:type="paragraph" w:styleId="Rvision">
    <w:name w:val="Revision"/>
    <w:hidden/>
    <w:uiPriority w:val="99"/>
    <w:semiHidden/>
    <w:rsid w:val="009065C5"/>
    <w:rPr>
      <w:rFonts w:ascii="Univers" w:hAnsi="Univers"/>
      <w:sz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5E787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yperlink" Target="http://candidelinux.org/~david/wiki412/index.php/Accueil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yperlink" Target="http://learn.wordpress.com/bonus-round-get-a-home-pag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hyperlink" Target="http://giassond.wordpress.com/" TargetMode="Externa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6938F-799F-4398-84D3-BAED1B8DD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2378</Words>
  <Characters>13085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PLAN CADRE</vt:lpstr>
    </vt:vector>
  </TitlesOfParts>
  <Company>Cégep André-Laurendeau</Company>
  <LinksUpToDate>false</LinksUpToDate>
  <CharactersWithSpaces>15433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CADRE</dc:title>
  <dc:subject/>
  <dc:creator>Bureautique</dc:creator>
  <cp:keywords/>
  <cp:lastModifiedBy>Patrice Brodeur</cp:lastModifiedBy>
  <cp:revision>2</cp:revision>
  <cp:lastPrinted>2013-02-13T18:21:00Z</cp:lastPrinted>
  <dcterms:created xsi:type="dcterms:W3CDTF">2019-11-21T11:31:00Z</dcterms:created>
  <dcterms:modified xsi:type="dcterms:W3CDTF">2019-11-21T11:31:00Z</dcterms:modified>
</cp:coreProperties>
</file>